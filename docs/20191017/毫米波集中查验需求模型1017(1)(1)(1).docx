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9810" w:type="dxa"/>
        <w:tblInd w:w="60" w:type="dxa"/>
        <w:tblLayout w:type="fixed"/>
        <w:tblCellMar>
          <w:top w:w="0" w:type="dxa"/>
          <w:left w:w="60" w:type="dxa"/>
          <w:bottom w:w="0" w:type="dxa"/>
          <w:right w:w="60" w:type="dxa"/>
        </w:tblCellMar>
      </w:tblPr>
      <w:tblGrid>
        <w:gridCol w:w="9810"/>
      </w:tblGrid>
      <w:tr>
        <w:tblPrEx>
          <w:tblLayout w:type="fixed"/>
          <w:tblCellMar>
            <w:top w:w="0" w:type="dxa"/>
            <w:left w:w="60" w:type="dxa"/>
            <w:bottom w:w="0" w:type="dxa"/>
            <w:right w:w="60" w:type="dxa"/>
          </w:tblCellMar>
        </w:tblPrEx>
        <w:trPr>
          <w:trHeight w:val="7755" w:hRule="atLeast"/>
        </w:trPr>
        <w:tc>
          <w:tcPr>
            <w:tcW w:w="9810" w:type="dxa"/>
            <w:tcMar>
              <w:top w:w="0" w:type="dxa"/>
              <w:left w:w="3" w:type="dxa"/>
              <w:bottom w:w="0" w:type="dxa"/>
              <w:right w:w="60" w:type="dxa"/>
            </w:tcMar>
          </w:tcPr>
          <w:p>
            <w:pPr>
              <w:pStyle w:val="33"/>
              <w:rPr>
                <w:del w:id="2" w:author="admin" w:date="2019-10-17T10:06:42Z"/>
              </w:rPr>
            </w:pPr>
            <w:del w:id="3" w:author="admin" w:date="2019-10-17T10:06:42Z">
              <w:r>
                <w:rPr/>
                <w:delText>Requirement Report - Details</w:delText>
              </w:r>
            </w:del>
          </w:p>
          <w:p>
            <w:pPr>
              <w:pStyle w:val="34"/>
              <w:rPr>
                <w:del w:id="4" w:author="admin" w:date="2019-10-17T10:06:42Z"/>
              </w:rPr>
            </w:pPr>
          </w:p>
          <w:p>
            <w:pPr>
              <w:pStyle w:val="34"/>
              <w:rPr>
                <w:del w:id="5" w:author="admin" w:date="2019-10-17T10:06:42Z"/>
              </w:rPr>
            </w:pPr>
            <w:del w:id="6" w:author="admin" w:date="2019-10-17T10:06:42Z">
              <w:r>
                <w:rPr/>
                <w:delText>毫米波集中查验需求模型</w:delText>
              </w:r>
            </w:del>
          </w:p>
          <w:p>
            <w:pPr>
              <w:pStyle w:val="35"/>
              <w:rPr>
                <w:del w:id="7" w:author="admin" w:date="2019-10-17T10:06:42Z"/>
              </w:rPr>
            </w:pPr>
          </w:p>
          <w:p>
            <w:pPr>
              <w:pStyle w:val="35"/>
            </w:pPr>
            <w:del w:id="8" w:author="admin" w:date="2019-10-17T10:06:42Z">
              <w:r>
                <w:rPr/>
                <w:delText xml:space="preserve">Version    </w:delText>
              </w:r>
            </w:del>
            <w:r>
              <w:rPr>
                <w:color w:val="800000"/>
              </w:rPr>
              <w:t>●</w:t>
            </w:r>
            <w:r>
              <w:t xml:space="preserve">  </w:t>
            </w:r>
            <w:del w:id="9" w:author="admin" w:date="2019-10-17T10:07:50Z">
              <w:r>
                <w:rPr/>
                <w:delText>Proposed</w:delText>
              </w:r>
            </w:del>
            <w:bookmarkStart w:id="262" w:name="_GoBack"/>
            <w:bookmarkEnd w:id="262"/>
          </w:p>
        </w:tc>
      </w:tr>
      <w:tr>
        <w:tblPrEx>
          <w:tblLayout w:type="fixed"/>
          <w:tblCellMar>
            <w:top w:w="0" w:type="dxa"/>
            <w:left w:w="60" w:type="dxa"/>
            <w:bottom w:w="0" w:type="dxa"/>
            <w:right w:w="60" w:type="dxa"/>
          </w:tblCellMar>
        </w:tblPrEx>
        <w:trPr>
          <w:trHeight w:val="5786" w:hRule="atLeast"/>
        </w:trPr>
        <w:tc>
          <w:tcPr>
            <w:tcW w:w="9810" w:type="dxa"/>
            <w:tcMar>
              <w:top w:w="0" w:type="dxa"/>
              <w:left w:w="3" w:type="dxa"/>
              <w:bottom w:w="0" w:type="dxa"/>
              <w:right w:w="60" w:type="dxa"/>
            </w:tcMar>
            <w:vAlign w:val="bottom"/>
          </w:tcPr>
          <w:p>
            <w:pPr>
              <w:rPr>
                <w:rFonts w:ascii="Times New Roman" w:hAnsi="Times New Roman" w:eastAsia="Times New Roman" w:cs="Times New Roman"/>
                <w:sz w:val="20"/>
                <w:szCs w:val="20"/>
              </w:rPr>
            </w:pPr>
          </w:p>
          <w:tbl>
            <w:tblPr>
              <w:tblStyle w:val="25"/>
              <w:tblW w:w="8026" w:type="dxa"/>
              <w:tblInd w:w="1710" w:type="dxa"/>
              <w:tblLayout w:type="fixed"/>
              <w:tblCellMar>
                <w:top w:w="0" w:type="dxa"/>
                <w:left w:w="60" w:type="dxa"/>
                <w:bottom w:w="0" w:type="dxa"/>
                <w:right w:w="60" w:type="dxa"/>
              </w:tblCellMar>
            </w:tblPr>
            <w:tblGrid>
              <w:gridCol w:w="1272"/>
              <w:gridCol w:w="2741"/>
              <w:gridCol w:w="4013"/>
            </w:tblGrid>
            <w:tr>
              <w:tblPrEx>
                <w:tblLayout w:type="fixed"/>
                <w:tblCellMar>
                  <w:top w:w="0" w:type="dxa"/>
                  <w:left w:w="60" w:type="dxa"/>
                  <w:bottom w:w="0" w:type="dxa"/>
                  <w:right w:w="60" w:type="dxa"/>
                </w:tblCellMar>
              </w:tblPrEx>
              <w:trPr>
                <w:gridAfter w:val="2"/>
                <w:wAfter w:w="6754" w:type="dxa"/>
                <w:trHeight w:val="230" w:hRule="atLeast"/>
                <w:del w:id="10" w:author="admin" w:date="2019-10-17T10:06:53Z"/>
              </w:trPr>
              <w:tc>
                <w:tcPr>
                  <w:tcW w:w="1272" w:type="dxa"/>
                  <w:vMerge w:val="restart"/>
                  <w:tcMar>
                    <w:top w:w="0" w:type="dxa"/>
                    <w:left w:w="3" w:type="dxa"/>
                    <w:bottom w:w="0" w:type="dxa"/>
                    <w:right w:w="60" w:type="dxa"/>
                  </w:tcMar>
                </w:tcPr>
                <w:p>
                  <w:pPr>
                    <w:rPr>
                      <w:del w:id="11" w:author="admin" w:date="2019-10-17T10:06:53Z"/>
                      <w:rFonts w:ascii="Times New Roman" w:hAnsi="Times New Roman" w:eastAsia="Times New Roman" w:cs="Times New Roman"/>
                      <w:sz w:val="20"/>
                      <w:szCs w:val="20"/>
                    </w:rPr>
                  </w:pPr>
                  <w:del w:id="12" w:author="admin" w:date="2019-10-17T10:06:53Z">
                    <w:r>
                      <w:rPr/>
                      <w:drawing>
                        <wp:inline distT="0" distB="0" distL="0" distR="0">
                          <wp:extent cx="706755" cy="5105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
                                  <a:stretch>
                                    <a:fillRect/>
                                  </a:stretch>
                                </pic:blipFill>
                                <pic:spPr>
                                  <a:xfrm>
                                    <a:off x="0" y="0"/>
                                    <a:ext cx="706755" cy="510540"/>
                                  </a:xfrm>
                                  <a:prstGeom prst="rect">
                                    <a:avLst/>
                                  </a:prstGeom>
                                  <a:noFill/>
                                  <a:ln w="9525">
                                    <a:noFill/>
                                    <a:miter lim="800000"/>
                                    <a:headEnd/>
                                    <a:tailEnd/>
                                  </a:ln>
                                </pic:spPr>
                              </pic:pic>
                            </a:graphicData>
                          </a:graphic>
                        </wp:inline>
                      </w:drawing>
                    </w:r>
                  </w:del>
                </w:p>
              </w:tc>
            </w:tr>
            <w:tr>
              <w:tblPrEx>
                <w:tblLayout w:type="fixed"/>
                <w:tblCellMar>
                  <w:top w:w="0" w:type="dxa"/>
                  <w:left w:w="60" w:type="dxa"/>
                  <w:bottom w:w="0" w:type="dxa"/>
                  <w:right w:w="60" w:type="dxa"/>
                </w:tblCellMar>
              </w:tblPrEx>
              <w:trPr>
                <w:trHeight w:val="466" w:hRule="atLeast"/>
                <w:del w:id="14" w:author="admin" w:date="2019-10-17T10:06:53Z"/>
              </w:trPr>
              <w:tc>
                <w:tcPr>
                  <w:tcW w:w="1272" w:type="dxa"/>
                  <w:vMerge w:val="continue"/>
                  <w:tcMar>
                    <w:top w:w="0" w:type="dxa"/>
                    <w:left w:w="3" w:type="dxa"/>
                    <w:bottom w:w="0" w:type="dxa"/>
                    <w:right w:w="60" w:type="dxa"/>
                  </w:tcMar>
                </w:tcPr>
                <w:p>
                  <w:pPr>
                    <w:rPr>
                      <w:del w:id="15" w:author="admin" w:date="2019-10-17T10:06:53Z"/>
                      <w:rFonts w:ascii="Times New Roman" w:hAnsi="Times New Roman" w:eastAsia="Times New Roman" w:cs="Times New Roman"/>
                      <w:sz w:val="20"/>
                      <w:szCs w:val="20"/>
                    </w:rPr>
                  </w:pPr>
                </w:p>
              </w:tc>
              <w:tc>
                <w:tcPr>
                  <w:tcW w:w="2741" w:type="dxa"/>
                  <w:tcMar>
                    <w:top w:w="0" w:type="dxa"/>
                    <w:left w:w="3" w:type="dxa"/>
                    <w:bottom w:w="0" w:type="dxa"/>
                    <w:right w:w="60" w:type="dxa"/>
                  </w:tcMar>
                  <w:vAlign w:val="center"/>
                </w:tcPr>
                <w:p>
                  <w:pPr>
                    <w:pStyle w:val="35"/>
                    <w:ind w:left="90"/>
                    <w:jc w:val="left"/>
                    <w:rPr>
                      <w:del w:id="16" w:author="admin" w:date="2019-10-17T10:06:53Z"/>
                    </w:rPr>
                  </w:pPr>
                  <w:del w:id="17" w:author="admin" w:date="2019-10-17T10:06:53Z">
                    <w:r>
                      <w:rPr/>
                      <w:delText>Date/Time Generated:</w:delText>
                    </w:r>
                  </w:del>
                </w:p>
              </w:tc>
              <w:tc>
                <w:tcPr>
                  <w:tcW w:w="4013" w:type="dxa"/>
                  <w:tcMar>
                    <w:top w:w="0" w:type="dxa"/>
                    <w:left w:w="3" w:type="dxa"/>
                    <w:bottom w:w="0" w:type="dxa"/>
                    <w:right w:w="60" w:type="dxa"/>
                  </w:tcMar>
                  <w:vAlign w:val="center"/>
                </w:tcPr>
                <w:p>
                  <w:pPr>
                    <w:pStyle w:val="35"/>
                    <w:rPr>
                      <w:del w:id="18" w:author="admin" w:date="2019-10-17T10:06:53Z"/>
                    </w:rPr>
                  </w:pPr>
                  <w:del w:id="19" w:author="admin" w:date="2019-10-17T10:06:53Z">
                    <w:r>
                      <w:rPr/>
                      <w:delText>2019/9/29 11:37:41</w:delText>
                    </w:r>
                  </w:del>
                </w:p>
              </w:tc>
            </w:tr>
            <w:tr>
              <w:tblPrEx>
                <w:tblLayout w:type="fixed"/>
                <w:tblCellMar>
                  <w:top w:w="0" w:type="dxa"/>
                  <w:left w:w="60" w:type="dxa"/>
                  <w:bottom w:w="0" w:type="dxa"/>
                  <w:right w:w="60" w:type="dxa"/>
                </w:tblCellMar>
              </w:tblPrEx>
              <w:trPr>
                <w:trHeight w:val="405" w:hRule="atLeast"/>
                <w:del w:id="20" w:author="admin" w:date="2019-10-17T10:06:53Z"/>
              </w:trPr>
              <w:tc>
                <w:tcPr>
                  <w:tcW w:w="1272" w:type="dxa"/>
                  <w:vMerge w:val="continue"/>
                  <w:tcMar>
                    <w:top w:w="0" w:type="dxa"/>
                    <w:left w:w="3" w:type="dxa"/>
                    <w:bottom w:w="0" w:type="dxa"/>
                    <w:right w:w="60" w:type="dxa"/>
                  </w:tcMar>
                </w:tcPr>
                <w:p>
                  <w:pPr>
                    <w:rPr>
                      <w:del w:id="21" w:author="admin" w:date="2019-10-17T10:06:53Z"/>
                      <w:rFonts w:ascii="Times New Roman" w:hAnsi="Times New Roman" w:eastAsia="Times New Roman" w:cs="Times New Roman"/>
                      <w:sz w:val="20"/>
                      <w:szCs w:val="20"/>
                    </w:rPr>
                  </w:pPr>
                </w:p>
              </w:tc>
              <w:tc>
                <w:tcPr>
                  <w:tcW w:w="2741" w:type="dxa"/>
                  <w:tcMar>
                    <w:top w:w="0" w:type="dxa"/>
                    <w:left w:w="3" w:type="dxa"/>
                    <w:bottom w:w="0" w:type="dxa"/>
                    <w:right w:w="60" w:type="dxa"/>
                  </w:tcMar>
                  <w:vAlign w:val="center"/>
                </w:tcPr>
                <w:p>
                  <w:pPr>
                    <w:pStyle w:val="35"/>
                    <w:ind w:left="90"/>
                    <w:jc w:val="left"/>
                    <w:rPr>
                      <w:del w:id="22" w:author="admin" w:date="2019-10-17T10:06:53Z"/>
                    </w:rPr>
                  </w:pPr>
                  <w:del w:id="23" w:author="admin" w:date="2019-10-17T10:06:53Z">
                    <w:r>
                      <w:rPr/>
                      <w:delText>Author:</w:delText>
                    </w:r>
                  </w:del>
                </w:p>
              </w:tc>
              <w:tc>
                <w:tcPr>
                  <w:tcW w:w="4013" w:type="dxa"/>
                  <w:tcMar>
                    <w:top w:w="0" w:type="dxa"/>
                    <w:left w:w="3" w:type="dxa"/>
                    <w:bottom w:w="0" w:type="dxa"/>
                    <w:right w:w="60" w:type="dxa"/>
                  </w:tcMar>
                  <w:vAlign w:val="center"/>
                </w:tcPr>
                <w:p>
                  <w:pPr>
                    <w:pStyle w:val="35"/>
                    <w:rPr>
                      <w:del w:id="24" w:author="admin" w:date="2019-10-17T10:06:53Z"/>
                    </w:rPr>
                  </w:pPr>
                  <w:del w:id="25" w:author="admin" w:date="2019-10-17T10:06:53Z">
                    <w:r>
                      <w:rPr/>
                      <w:delText>zhuming1</w:delText>
                    </w:r>
                  </w:del>
                </w:p>
              </w:tc>
            </w:tr>
          </w:tbl>
          <w:p>
            <w:pPr>
              <w:rPr>
                <w:del w:id="26" w:author="admin" w:date="2019-10-17T10:06:53Z"/>
                <w:rFonts w:ascii="Times New Roman" w:hAnsi="Times New Roman" w:eastAsia="Times New Roman" w:cs="Times New Roman"/>
                <w:sz w:val="20"/>
                <w:szCs w:val="20"/>
              </w:rPr>
            </w:pPr>
          </w:p>
          <w:p>
            <w:pPr>
              <w:pStyle w:val="36"/>
            </w:pPr>
            <w:del w:id="27" w:author="admin" w:date="2019-10-17T10:06:53Z">
              <w:r>
                <w:rPr/>
                <w:delText>EA Repository :  D:\svn_project\02_RD\2019_RD_SOFTWARE_JZCY\02_Requirement\毫米波集中查验需求模型.EAP</w:delText>
              </w:r>
            </w:del>
          </w:p>
        </w:tc>
      </w:tr>
      <w:tr>
        <w:tblPrEx>
          <w:tblLayout w:type="fixed"/>
          <w:tblCellMar>
            <w:top w:w="0" w:type="dxa"/>
            <w:left w:w="60" w:type="dxa"/>
            <w:bottom w:w="0" w:type="dxa"/>
            <w:right w:w="60" w:type="dxa"/>
          </w:tblCellMar>
        </w:tblPrEx>
        <w:trPr>
          <w:trHeight w:val="539" w:hRule="atLeast"/>
        </w:trPr>
        <w:tc>
          <w:tcPr>
            <w:tcW w:w="9810" w:type="dxa"/>
            <w:tcMar>
              <w:top w:w="0" w:type="dxa"/>
              <w:left w:w="3" w:type="dxa"/>
              <w:bottom w:w="0" w:type="dxa"/>
              <w:right w:w="60" w:type="dxa"/>
            </w:tcMar>
          </w:tcPr>
          <w:tbl>
            <w:tblPr>
              <w:tblStyle w:val="25"/>
              <w:tblW w:w="3538" w:type="dxa"/>
              <w:tblInd w:w="6209" w:type="dxa"/>
              <w:tblLayout w:type="fixed"/>
              <w:tblCellMar>
                <w:top w:w="0" w:type="dxa"/>
                <w:left w:w="60" w:type="dxa"/>
                <w:bottom w:w="0" w:type="dxa"/>
                <w:right w:w="60" w:type="dxa"/>
              </w:tblCellMar>
            </w:tblPr>
            <w:tblGrid>
              <w:gridCol w:w="1600"/>
              <w:gridCol w:w="1938"/>
            </w:tblGrid>
            <w:tr>
              <w:tblPrEx>
                <w:tblLayout w:type="fixed"/>
                <w:tblCellMar>
                  <w:top w:w="0" w:type="dxa"/>
                  <w:left w:w="60" w:type="dxa"/>
                  <w:bottom w:w="0" w:type="dxa"/>
                  <w:right w:w="60" w:type="dxa"/>
                </w:tblCellMar>
              </w:tblPrEx>
              <w:tc>
                <w:tcPr>
                  <w:tcW w:w="1600" w:type="dxa"/>
                  <w:tcMar>
                    <w:top w:w="0" w:type="dxa"/>
                    <w:left w:w="3" w:type="dxa"/>
                    <w:bottom w:w="0" w:type="dxa"/>
                    <w:right w:w="60" w:type="dxa"/>
                  </w:tcMar>
                  <w:vAlign w:val="center"/>
                </w:tcPr>
                <w:p>
                  <w:pPr>
                    <w:pStyle w:val="50"/>
                  </w:pPr>
                  <w:del w:id="28" w:author="admin" w:date="2019-10-17T10:06:55Z">
                    <w:r>
                      <w:rPr/>
                      <w:delText>CREATED WITH</w:delText>
                    </w:r>
                  </w:del>
                </w:p>
              </w:tc>
              <w:tc>
                <w:tcPr>
                  <w:tcW w:w="1938" w:type="dxa"/>
                  <w:tcMar>
                    <w:top w:w="0" w:type="dxa"/>
                    <w:left w:w="3" w:type="dxa"/>
                    <w:bottom w:w="0" w:type="dxa"/>
                    <w:right w:w="60" w:type="dxa"/>
                  </w:tcMar>
                  <w:vAlign w:val="center"/>
                </w:tcPr>
                <w:p>
                  <w:pPr>
                    <w:jc w:val="right"/>
                    <w:rPr>
                      <w:rFonts w:ascii="Times New Roman" w:hAnsi="Times New Roman" w:eastAsia="Times New Roman" w:cs="Times New Roman"/>
                      <w:sz w:val="20"/>
                      <w:szCs w:val="20"/>
                    </w:rPr>
                  </w:pPr>
                  <w:del w:id="29" w:author="admin" w:date="2019-10-17T10:06:55Z">
                    <w:r>
                      <w:rPr/>
                      <w:drawing>
                        <wp:inline distT="0" distB="0" distL="0" distR="0">
                          <wp:extent cx="1209040" cy="3359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
                                  <a:stretch>
                                    <a:fillRect/>
                                  </a:stretch>
                                </pic:blipFill>
                                <pic:spPr>
                                  <a:xfrm>
                                    <a:off x="0" y="0"/>
                                    <a:ext cx="1209040" cy="335915"/>
                                  </a:xfrm>
                                  <a:prstGeom prst="rect">
                                    <a:avLst/>
                                  </a:prstGeom>
                                  <a:noFill/>
                                  <a:ln w="9525">
                                    <a:noFill/>
                                    <a:miter lim="800000"/>
                                    <a:headEnd/>
                                    <a:tailEnd/>
                                  </a:ln>
                                </pic:spPr>
                              </pic:pic>
                            </a:graphicData>
                          </a:graphic>
                        </wp:inline>
                      </w:drawing>
                    </w:r>
                  </w:del>
                </w:p>
              </w:tc>
            </w:tr>
          </w:tbl>
          <w:p>
            <w:pPr>
              <w:rPr>
                <w:rFonts w:ascii="Times New Roman" w:hAnsi="Times New Roman" w:eastAsia="Times New Roman" w:cs="Times New Roman"/>
                <w:sz w:val="20"/>
                <w:szCs w:val="20"/>
              </w:rPr>
            </w:pPr>
          </w:p>
        </w:tc>
      </w:tr>
    </w:tbl>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sectPr>
          <w:pgSz w:w="11902" w:h="16835"/>
          <w:pgMar w:top="1080" w:right="1080" w:bottom="1080" w:left="1080" w:header="720" w:footer="720" w:gutter="0"/>
          <w:cols w:space="720" w:num="1"/>
        </w:sectPr>
      </w:pPr>
    </w:p>
    <w:p>
      <w:pPr>
        <w:pStyle w:val="37"/>
      </w:pPr>
      <w:r>
        <w:t>Table of Contents</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19"/>
        <w:tabs>
          <w:tab w:val="right" w:leader="dot" w:pos="8280"/>
        </w:tabs>
      </w:pPr>
      <w:r>
        <w:fldChar w:fldCharType="begin"/>
      </w:r>
      <w:r>
        <w:instrText xml:space="preserve">TOC \o "1-9"</w:instrText>
      </w:r>
      <w:r>
        <w:fldChar w:fldCharType="separate"/>
      </w:r>
      <w:r>
        <w:t>1    毫米波集中查验需求模型</w:t>
      </w:r>
      <w:r>
        <w:tab/>
      </w:r>
      <w:r>
        <w:t>6</w:t>
      </w:r>
    </w:p>
    <w:p>
      <w:pPr>
        <w:pStyle w:val="23"/>
        <w:tabs>
          <w:tab w:val="right" w:leader="dot" w:pos="8280"/>
        </w:tabs>
      </w:pPr>
      <w:r>
        <w:t>1.1    毫米波集中查验需求模型 diagram</w:t>
      </w:r>
      <w:r>
        <w:tab/>
      </w:r>
      <w:r>
        <w:t>6</w:t>
      </w:r>
    </w:p>
    <w:p>
      <w:pPr>
        <w:pStyle w:val="23"/>
        <w:tabs>
          <w:tab w:val="right" w:leader="dot" w:pos="8280"/>
        </w:tabs>
      </w:pPr>
      <w:r>
        <w:t>1.2    功能需求</w:t>
      </w:r>
      <w:r>
        <w:tab/>
      </w:r>
      <w:r>
        <w:t>6</w:t>
      </w:r>
    </w:p>
    <w:p>
      <w:pPr>
        <w:pStyle w:val="14"/>
        <w:tabs>
          <w:tab w:val="right" w:leader="dot" w:pos="8280"/>
        </w:tabs>
      </w:pPr>
      <w:r>
        <w:t>1.2.1    功能需求 diagram</w:t>
      </w:r>
      <w:r>
        <w:tab/>
      </w:r>
      <w:r>
        <w:t>6</w:t>
      </w:r>
    </w:p>
    <w:p>
      <w:pPr>
        <w:pStyle w:val="14"/>
        <w:tabs>
          <w:tab w:val="right" w:leader="dot" w:pos="8280"/>
        </w:tabs>
      </w:pPr>
      <w:r>
        <w:t>1.2.2    判图站</w:t>
      </w:r>
      <w:r>
        <w:tab/>
      </w:r>
      <w:r>
        <w:t>7</w:t>
      </w:r>
    </w:p>
    <w:p>
      <w:pPr>
        <w:pStyle w:val="20"/>
        <w:tabs>
          <w:tab w:val="right" w:leader="dot" w:pos="8280"/>
        </w:tabs>
      </w:pPr>
      <w:r>
        <w:t>1.2.2.1    判图站 diagram</w:t>
      </w:r>
      <w:r>
        <w:tab/>
      </w:r>
      <w:r>
        <w:t>7</w:t>
      </w:r>
    </w:p>
    <w:p>
      <w:pPr>
        <w:pStyle w:val="20"/>
        <w:tabs>
          <w:tab w:val="right" w:leader="dot" w:pos="8280"/>
        </w:tabs>
      </w:pPr>
      <w:r>
        <w:t>1.2.2.2    基本功能</w:t>
      </w:r>
      <w:r>
        <w:tab/>
      </w:r>
      <w:r>
        <w:t>7</w:t>
      </w:r>
    </w:p>
    <w:p>
      <w:pPr>
        <w:pStyle w:val="13"/>
        <w:tabs>
          <w:tab w:val="right" w:leader="dot" w:pos="8280"/>
        </w:tabs>
      </w:pPr>
      <w:r>
        <w:t>1.2.2.2.1    基本功能 diagram</w:t>
      </w:r>
      <w:r>
        <w:tab/>
      </w:r>
      <w:r>
        <w:t>7</w:t>
      </w:r>
    </w:p>
    <w:p>
      <w:pPr>
        <w:pStyle w:val="13"/>
        <w:tabs>
          <w:tab w:val="right" w:leader="dot" w:pos="8280"/>
        </w:tabs>
      </w:pPr>
      <w:r>
        <w:t>1.2.2.2.2    判图站客户端主界面</w:t>
      </w:r>
      <w:r>
        <w:tab/>
      </w:r>
      <w:r>
        <w:t>8</w:t>
      </w:r>
    </w:p>
    <w:p>
      <w:pPr>
        <w:pStyle w:val="13"/>
        <w:tabs>
          <w:tab w:val="right" w:leader="dot" w:pos="8280"/>
        </w:tabs>
      </w:pPr>
      <w:r>
        <w:t>1.2.2.2.3    工作超时提醒</w:t>
      </w:r>
      <w:r>
        <w:tab/>
      </w:r>
      <w:r>
        <w:t>8</w:t>
      </w:r>
    </w:p>
    <w:p>
      <w:pPr>
        <w:pStyle w:val="13"/>
        <w:tabs>
          <w:tab w:val="right" w:leader="dot" w:pos="8280"/>
        </w:tabs>
      </w:pPr>
      <w:r>
        <w:t>1.2.2.2.4    开始/暂停工作</w:t>
      </w:r>
      <w:r>
        <w:tab/>
      </w:r>
      <w:r>
        <w:t>8</w:t>
      </w:r>
    </w:p>
    <w:p>
      <w:pPr>
        <w:pStyle w:val="13"/>
        <w:tabs>
          <w:tab w:val="right" w:leader="dot" w:pos="8280"/>
        </w:tabs>
      </w:pPr>
      <w:r>
        <w:t>1.2.2.2.5    详细显示审图项</w:t>
      </w:r>
      <w:r>
        <w:tab/>
      </w:r>
      <w:r>
        <w:t>9</w:t>
      </w:r>
    </w:p>
    <w:p>
      <w:pPr>
        <w:pStyle w:val="20"/>
        <w:tabs>
          <w:tab w:val="right" w:leader="dot" w:pos="8280"/>
        </w:tabs>
      </w:pPr>
      <w:r>
        <w:t>1.2.2.3    判图功能</w:t>
      </w:r>
      <w:r>
        <w:tab/>
      </w:r>
      <w:r>
        <w:t>10</w:t>
      </w:r>
    </w:p>
    <w:p>
      <w:pPr>
        <w:pStyle w:val="13"/>
        <w:tabs>
          <w:tab w:val="right" w:leader="dot" w:pos="8280"/>
        </w:tabs>
      </w:pPr>
      <w:r>
        <w:t>1.2.2.3.1    判图功能 diagram</w:t>
      </w:r>
      <w:r>
        <w:tab/>
      </w:r>
      <w:r>
        <w:t>10</w:t>
      </w:r>
    </w:p>
    <w:p>
      <w:pPr>
        <w:pStyle w:val="13"/>
        <w:tabs>
          <w:tab w:val="right" w:leader="dot" w:pos="8280"/>
        </w:tabs>
      </w:pPr>
      <w:r>
        <w:t>1.2.2.3.2    判图时间提醒</w:t>
      </w:r>
      <w:r>
        <w:tab/>
      </w:r>
      <w:r>
        <w:t>10</w:t>
      </w:r>
    </w:p>
    <w:p>
      <w:pPr>
        <w:pStyle w:val="13"/>
        <w:tabs>
          <w:tab w:val="right" w:leader="dot" w:pos="8280"/>
        </w:tabs>
      </w:pPr>
      <w:r>
        <w:t>1.2.2.3.3    待判图数量显示</w:t>
      </w:r>
      <w:r>
        <w:tab/>
      </w:r>
      <w:r>
        <w:t>10</w:t>
      </w:r>
    </w:p>
    <w:p>
      <w:pPr>
        <w:pStyle w:val="13"/>
        <w:tabs>
          <w:tab w:val="right" w:leader="dot" w:pos="8280"/>
        </w:tabs>
      </w:pPr>
      <w:r>
        <w:t>1.2.2.3.4    手动判图</w:t>
      </w:r>
      <w:r>
        <w:tab/>
      </w:r>
      <w:r>
        <w:t>11</w:t>
      </w:r>
    </w:p>
    <w:p>
      <w:pPr>
        <w:pStyle w:val="13"/>
        <w:tabs>
          <w:tab w:val="right" w:leader="dot" w:pos="8280"/>
        </w:tabs>
      </w:pPr>
      <w:r>
        <w:t>1.2.2.3.5    自动提交结论</w:t>
      </w:r>
      <w:r>
        <w:tab/>
      </w:r>
      <w:r>
        <w:t>11</w:t>
      </w:r>
    </w:p>
    <w:p>
      <w:pPr>
        <w:pStyle w:val="20"/>
        <w:tabs>
          <w:tab w:val="right" w:leader="dot" w:pos="8280"/>
        </w:tabs>
      </w:pPr>
      <w:r>
        <w:t>1.2.2.4    图像处理</w:t>
      </w:r>
      <w:r>
        <w:tab/>
      </w:r>
      <w:r>
        <w:t>12</w:t>
      </w:r>
    </w:p>
    <w:p>
      <w:pPr>
        <w:pStyle w:val="13"/>
        <w:tabs>
          <w:tab w:val="right" w:leader="dot" w:pos="8280"/>
        </w:tabs>
      </w:pPr>
      <w:r>
        <w:t>1.2.2.4.1    图像处理 diagram</w:t>
      </w:r>
      <w:r>
        <w:tab/>
      </w:r>
      <w:r>
        <w:t>12</w:t>
      </w:r>
    </w:p>
    <w:p>
      <w:pPr>
        <w:pStyle w:val="13"/>
        <w:tabs>
          <w:tab w:val="right" w:leader="dot" w:pos="8280"/>
        </w:tabs>
      </w:pPr>
      <w:r>
        <w:t>1.2.2.4.2    图像亮度</w:t>
      </w:r>
      <w:r>
        <w:tab/>
      </w:r>
      <w:r>
        <w:t>12</w:t>
      </w:r>
    </w:p>
    <w:p>
      <w:pPr>
        <w:pStyle w:val="13"/>
        <w:tabs>
          <w:tab w:val="right" w:leader="dot" w:pos="8280"/>
        </w:tabs>
      </w:pPr>
      <w:r>
        <w:t>1.2.2.4.3    图像伪彩</w:t>
      </w:r>
      <w:r>
        <w:tab/>
      </w:r>
      <w:r>
        <w:t>13</w:t>
      </w:r>
    </w:p>
    <w:p>
      <w:pPr>
        <w:pStyle w:val="13"/>
        <w:tabs>
          <w:tab w:val="right" w:leader="dot" w:pos="8280"/>
        </w:tabs>
      </w:pPr>
      <w:r>
        <w:t>1.2.2.4.4    图像反色</w:t>
      </w:r>
      <w:r>
        <w:tab/>
      </w:r>
      <w:r>
        <w:t>13</w:t>
      </w:r>
    </w:p>
    <w:p>
      <w:pPr>
        <w:pStyle w:val="13"/>
        <w:tabs>
          <w:tab w:val="right" w:leader="dot" w:pos="8280"/>
        </w:tabs>
      </w:pPr>
      <w:r>
        <w:t>1.2.2.4.5    图像增强</w:t>
      </w:r>
      <w:r>
        <w:tab/>
      </w:r>
      <w:r>
        <w:t>13</w:t>
      </w:r>
    </w:p>
    <w:p>
      <w:pPr>
        <w:pStyle w:val="13"/>
        <w:tabs>
          <w:tab w:val="right" w:leader="dot" w:pos="8280"/>
        </w:tabs>
      </w:pPr>
      <w:r>
        <w:t>1.2.2.4.6    图像对比度</w:t>
      </w:r>
      <w:r>
        <w:tab/>
      </w:r>
      <w:r>
        <w:t>13</w:t>
      </w:r>
    </w:p>
    <w:p>
      <w:pPr>
        <w:pStyle w:val="13"/>
        <w:tabs>
          <w:tab w:val="right" w:leader="dot" w:pos="8280"/>
        </w:tabs>
      </w:pPr>
      <w:r>
        <w:t>1.2.2.4.7    图像边缘</w:t>
      </w:r>
      <w:r>
        <w:tab/>
      </w:r>
      <w:r>
        <w:t>13</w:t>
      </w:r>
    </w:p>
    <w:p>
      <w:pPr>
        <w:pStyle w:val="13"/>
        <w:tabs>
          <w:tab w:val="right" w:leader="dot" w:pos="8280"/>
        </w:tabs>
      </w:pPr>
      <w:r>
        <w:t>1.2.2.4.8    图像还原</w:t>
      </w:r>
      <w:r>
        <w:tab/>
      </w:r>
      <w:r>
        <w:t>13</w:t>
      </w:r>
    </w:p>
    <w:p>
      <w:pPr>
        <w:pStyle w:val="14"/>
        <w:tabs>
          <w:tab w:val="right" w:leader="dot" w:pos="8280"/>
        </w:tabs>
      </w:pPr>
      <w:r>
        <w:t>1.2.3    后台服务</w:t>
      </w:r>
      <w:r>
        <w:tab/>
      </w:r>
      <w:r>
        <w:t>15</w:t>
      </w:r>
    </w:p>
    <w:p>
      <w:pPr>
        <w:pStyle w:val="20"/>
        <w:tabs>
          <w:tab w:val="right" w:leader="dot" w:pos="8280"/>
        </w:tabs>
      </w:pPr>
      <w:r>
        <w:t>1.2.3.1    后台服务 diagram</w:t>
      </w:r>
      <w:r>
        <w:tab/>
      </w:r>
      <w:r>
        <w:t>15</w:t>
      </w:r>
    </w:p>
    <w:p>
      <w:pPr>
        <w:pStyle w:val="20"/>
        <w:tabs>
          <w:tab w:val="right" w:leader="dot" w:pos="8280"/>
        </w:tabs>
      </w:pPr>
      <w:r>
        <w:t>1.2.3.2    图像存储</w:t>
      </w:r>
      <w:r>
        <w:tab/>
      </w:r>
      <w:r>
        <w:t>15</w:t>
      </w:r>
    </w:p>
    <w:p>
      <w:pPr>
        <w:pStyle w:val="20"/>
        <w:tabs>
          <w:tab w:val="right" w:leader="dot" w:pos="8280"/>
        </w:tabs>
      </w:pPr>
      <w:r>
        <w:t>1.2.3.3    多对多，智能分发</w:t>
      </w:r>
      <w:r>
        <w:tab/>
      </w:r>
      <w:r>
        <w:t>15</w:t>
      </w:r>
    </w:p>
    <w:p>
      <w:pPr>
        <w:pStyle w:val="20"/>
        <w:tabs>
          <w:tab w:val="right" w:leader="dot" w:pos="8280"/>
        </w:tabs>
      </w:pPr>
      <w:r>
        <w:t>1.2.3.4    存储空间监控</w:t>
      </w:r>
      <w:r>
        <w:tab/>
      </w:r>
      <w:r>
        <w:t>16</w:t>
      </w:r>
    </w:p>
    <w:p>
      <w:pPr>
        <w:pStyle w:val="20"/>
        <w:tabs>
          <w:tab w:val="right" w:leader="dot" w:pos="8280"/>
        </w:tabs>
      </w:pPr>
      <w:r>
        <w:t>1.2.3.5    定时任务</w:t>
      </w:r>
      <w:r>
        <w:tab/>
      </w:r>
      <w:r>
        <w:t>17</w:t>
      </w:r>
    </w:p>
    <w:p>
      <w:pPr>
        <w:pStyle w:val="20"/>
        <w:tabs>
          <w:tab w:val="right" w:leader="dot" w:pos="8280"/>
        </w:tabs>
      </w:pPr>
      <w:r>
        <w:t>1.2.3.6    设备控制命令转发</w:t>
      </w:r>
      <w:r>
        <w:tab/>
      </w:r>
      <w:r>
        <w:t>17</w:t>
      </w:r>
    </w:p>
    <w:p>
      <w:pPr>
        <w:pStyle w:val="14"/>
        <w:tabs>
          <w:tab w:val="right" w:leader="dot" w:pos="8280"/>
        </w:tabs>
      </w:pPr>
      <w:r>
        <w:t>1.2.4    设备端</w:t>
      </w:r>
      <w:r>
        <w:tab/>
      </w:r>
      <w:r>
        <w:t>18</w:t>
      </w:r>
    </w:p>
    <w:p>
      <w:pPr>
        <w:pStyle w:val="20"/>
        <w:tabs>
          <w:tab w:val="right" w:leader="dot" w:pos="8280"/>
        </w:tabs>
      </w:pPr>
      <w:r>
        <w:t>1.2.4.1    设备端 diagram</w:t>
      </w:r>
      <w:r>
        <w:tab/>
      </w:r>
      <w:r>
        <w:t>18</w:t>
      </w:r>
    </w:p>
    <w:p>
      <w:pPr>
        <w:pStyle w:val="20"/>
        <w:tabs>
          <w:tab w:val="right" w:leader="dot" w:pos="8280"/>
        </w:tabs>
      </w:pPr>
      <w:r>
        <w:t>1.2.4.2    基本功能</w:t>
      </w:r>
      <w:r>
        <w:tab/>
      </w:r>
      <w:r>
        <w:t>18</w:t>
      </w:r>
    </w:p>
    <w:p>
      <w:pPr>
        <w:pStyle w:val="13"/>
        <w:tabs>
          <w:tab w:val="right" w:leader="dot" w:pos="8280"/>
        </w:tabs>
      </w:pPr>
      <w:r>
        <w:t>1.2.4.2.1    基本功能 diagram</w:t>
      </w:r>
      <w:r>
        <w:tab/>
      </w:r>
      <w:r>
        <w:t>18</w:t>
      </w:r>
    </w:p>
    <w:p>
      <w:pPr>
        <w:pStyle w:val="13"/>
        <w:tabs>
          <w:tab w:val="right" w:leader="dot" w:pos="8280"/>
        </w:tabs>
      </w:pPr>
      <w:r>
        <w:t>1.2.4.2.2    图像上传</w:t>
      </w:r>
      <w:r>
        <w:tab/>
      </w:r>
      <w:r>
        <w:t>19</w:t>
      </w:r>
    </w:p>
    <w:p>
      <w:pPr>
        <w:pStyle w:val="13"/>
        <w:tabs>
          <w:tab w:val="right" w:leader="dot" w:pos="8280"/>
        </w:tabs>
      </w:pPr>
      <w:r>
        <w:t>1.2.4.2.3    工作超时提醒</w:t>
      </w:r>
      <w:r>
        <w:tab/>
      </w:r>
      <w:r>
        <w:t>19</w:t>
      </w:r>
    </w:p>
    <w:p>
      <w:pPr>
        <w:pStyle w:val="13"/>
        <w:tabs>
          <w:tab w:val="right" w:leader="dot" w:pos="8280"/>
        </w:tabs>
      </w:pPr>
      <w:r>
        <w:t>1.2.4.2.4    开机/关机</w:t>
      </w:r>
      <w:r>
        <w:tab/>
      </w:r>
      <w:r>
        <w:t>19</w:t>
      </w:r>
    </w:p>
    <w:p>
      <w:pPr>
        <w:pStyle w:val="13"/>
        <w:tabs>
          <w:tab w:val="right" w:leader="dot" w:pos="8280"/>
        </w:tabs>
      </w:pPr>
      <w:r>
        <w:t>1.2.4.2.5    扫描</w:t>
      </w:r>
      <w:r>
        <w:tab/>
      </w:r>
      <w:r>
        <w:t>20</w:t>
      </w:r>
    </w:p>
    <w:p>
      <w:pPr>
        <w:pStyle w:val="13"/>
        <w:tabs>
          <w:tab w:val="right" w:leader="dot" w:pos="8280"/>
        </w:tabs>
      </w:pPr>
      <w:r>
        <w:t>1.2.4.2.6    罩板校正</w:t>
      </w:r>
      <w:r>
        <w:tab/>
      </w:r>
      <w:r>
        <w:t>20</w:t>
      </w:r>
    </w:p>
    <w:p>
      <w:pPr>
        <w:pStyle w:val="13"/>
        <w:tabs>
          <w:tab w:val="right" w:leader="dot" w:pos="8280"/>
        </w:tabs>
      </w:pPr>
      <w:r>
        <w:t>1.2.4.2.7    自动判图</w:t>
      </w:r>
      <w:r>
        <w:tab/>
      </w:r>
      <w:r>
        <w:t>20</w:t>
      </w:r>
    </w:p>
    <w:p>
      <w:pPr>
        <w:pStyle w:val="20"/>
        <w:tabs>
          <w:tab w:val="right" w:leader="dot" w:pos="8280"/>
        </w:tabs>
      </w:pPr>
      <w:r>
        <w:t>1.2.4.3    本地手检功能</w:t>
      </w:r>
      <w:r>
        <w:tab/>
      </w:r>
      <w:r>
        <w:t>21</w:t>
      </w:r>
    </w:p>
    <w:p>
      <w:pPr>
        <w:pStyle w:val="13"/>
        <w:tabs>
          <w:tab w:val="right" w:leader="dot" w:pos="8280"/>
        </w:tabs>
      </w:pPr>
      <w:r>
        <w:t>1.2.4.3.1    本地手检功能 diagram</w:t>
      </w:r>
      <w:r>
        <w:tab/>
      </w:r>
      <w:r>
        <w:t>21</w:t>
      </w:r>
    </w:p>
    <w:p>
      <w:pPr>
        <w:pStyle w:val="20"/>
        <w:tabs>
          <w:tab w:val="right" w:leader="dot" w:pos="8280"/>
        </w:tabs>
      </w:pPr>
      <w:r>
        <w:t>1.2.4.4    显示功能</w:t>
      </w:r>
      <w:r>
        <w:tab/>
      </w:r>
      <w:r>
        <w:t>22</w:t>
      </w:r>
    </w:p>
    <w:p>
      <w:pPr>
        <w:pStyle w:val="13"/>
        <w:tabs>
          <w:tab w:val="right" w:leader="dot" w:pos="8280"/>
        </w:tabs>
      </w:pPr>
      <w:r>
        <w:t>1.2.4.4.1    显示功能 diagram</w:t>
      </w:r>
      <w:r>
        <w:tab/>
      </w:r>
      <w:r>
        <w:t>22</w:t>
      </w:r>
    </w:p>
    <w:p>
      <w:pPr>
        <w:pStyle w:val="13"/>
        <w:tabs>
          <w:tab w:val="right" w:leader="dot" w:pos="8280"/>
        </w:tabs>
      </w:pPr>
      <w:r>
        <w:t>1.2.4.4.2    扫描站姿错误提示</w:t>
      </w:r>
      <w:r>
        <w:tab/>
      </w:r>
      <w:r>
        <w:t>22</w:t>
      </w:r>
    </w:p>
    <w:p>
      <w:pPr>
        <w:pStyle w:val="13"/>
        <w:tabs>
          <w:tab w:val="right" w:leader="dot" w:pos="8280"/>
        </w:tabs>
      </w:pPr>
      <w:r>
        <w:t>1.2.4.4.3    设备状态显示</w:t>
      </w:r>
      <w:r>
        <w:tab/>
      </w:r>
      <w:r>
        <w:t>22</w:t>
      </w:r>
    </w:p>
    <w:p>
      <w:pPr>
        <w:pStyle w:val="20"/>
        <w:tabs>
          <w:tab w:val="right" w:leader="dot" w:pos="8280"/>
        </w:tabs>
      </w:pPr>
      <w:r>
        <w:t>1.2.4.5    离线工作模式</w:t>
      </w:r>
      <w:r>
        <w:tab/>
      </w:r>
      <w:r>
        <w:t>23</w:t>
      </w:r>
    </w:p>
    <w:p>
      <w:pPr>
        <w:pStyle w:val="13"/>
        <w:tabs>
          <w:tab w:val="right" w:leader="dot" w:pos="8280"/>
        </w:tabs>
      </w:pPr>
      <w:r>
        <w:t>1.2.4.5.1    离线工作模式 diagram</w:t>
      </w:r>
      <w:r>
        <w:tab/>
      </w:r>
      <w:r>
        <w:t>23</w:t>
      </w:r>
    </w:p>
    <w:p>
      <w:pPr>
        <w:pStyle w:val="13"/>
        <w:tabs>
          <w:tab w:val="right" w:leader="dot" w:pos="8280"/>
        </w:tabs>
      </w:pPr>
      <w:r>
        <w:t>1.2.4.5.2    图像显示</w:t>
      </w:r>
      <w:r>
        <w:tab/>
      </w:r>
      <w:r>
        <w:t>23</w:t>
      </w:r>
    </w:p>
    <w:p>
      <w:pPr>
        <w:pStyle w:val="13"/>
        <w:tabs>
          <w:tab w:val="right" w:leader="dot" w:pos="8280"/>
        </w:tabs>
      </w:pPr>
      <w:r>
        <w:t>1.2.4.5.3    数据同步</w:t>
      </w:r>
      <w:r>
        <w:tab/>
      </w:r>
      <w:r>
        <w:t>23</w:t>
      </w:r>
    </w:p>
    <w:p>
      <w:pPr>
        <w:pStyle w:val="14"/>
        <w:tabs>
          <w:tab w:val="right" w:leader="dot" w:pos="8280"/>
        </w:tabs>
      </w:pPr>
      <w:r>
        <w:t>1.2.5    集中管理</w:t>
      </w:r>
      <w:r>
        <w:tab/>
      </w:r>
      <w:r>
        <w:t>25</w:t>
      </w:r>
    </w:p>
    <w:p>
      <w:pPr>
        <w:pStyle w:val="20"/>
        <w:tabs>
          <w:tab w:val="right" w:leader="dot" w:pos="8280"/>
        </w:tabs>
      </w:pPr>
      <w:r>
        <w:t>1.2.5.1    集中管理 diagram</w:t>
      </w:r>
      <w:r>
        <w:tab/>
      </w:r>
      <w:r>
        <w:t>25</w:t>
      </w:r>
    </w:p>
    <w:p>
      <w:pPr>
        <w:pStyle w:val="20"/>
        <w:tabs>
          <w:tab w:val="right" w:leader="dot" w:pos="8280"/>
        </w:tabs>
      </w:pPr>
      <w:r>
        <w:t>1.2.5.2    图像管理</w:t>
      </w:r>
      <w:r>
        <w:tab/>
      </w:r>
      <w:r>
        <w:t>25</w:t>
      </w:r>
    </w:p>
    <w:p>
      <w:pPr>
        <w:pStyle w:val="13"/>
        <w:tabs>
          <w:tab w:val="right" w:leader="dot" w:pos="8280"/>
        </w:tabs>
      </w:pPr>
      <w:r>
        <w:t>1.2.5.2.1    图像管理 diagram</w:t>
      </w:r>
      <w:r>
        <w:tab/>
      </w:r>
      <w:r>
        <w:t>26</w:t>
      </w:r>
    </w:p>
    <w:p>
      <w:pPr>
        <w:pStyle w:val="13"/>
        <w:tabs>
          <w:tab w:val="right" w:leader="dot" w:pos="8280"/>
        </w:tabs>
      </w:pPr>
      <w:r>
        <w:t>1.2.5.2.2    删除图像</w:t>
      </w:r>
      <w:r>
        <w:tab/>
      </w:r>
      <w:r>
        <w:t>26</w:t>
      </w:r>
    </w:p>
    <w:p>
      <w:pPr>
        <w:pStyle w:val="13"/>
        <w:tabs>
          <w:tab w:val="right" w:leader="dot" w:pos="8280"/>
        </w:tabs>
      </w:pPr>
      <w:r>
        <w:t>1.2.5.2.3    图像处理</w:t>
      </w:r>
      <w:r>
        <w:tab/>
      </w:r>
      <w:r>
        <w:t>26</w:t>
      </w:r>
    </w:p>
    <w:p>
      <w:pPr>
        <w:pStyle w:val="13"/>
        <w:tabs>
          <w:tab w:val="right" w:leader="dot" w:pos="8280"/>
        </w:tabs>
      </w:pPr>
      <w:r>
        <w:t>1.2.5.2.4    图像标签管理</w:t>
      </w:r>
      <w:r>
        <w:tab/>
      </w:r>
      <w:r>
        <w:t>27</w:t>
      </w:r>
    </w:p>
    <w:p>
      <w:pPr>
        <w:pStyle w:val="13"/>
        <w:tabs>
          <w:tab w:val="right" w:leader="dot" w:pos="8280"/>
        </w:tabs>
      </w:pPr>
      <w:r>
        <w:t>1.2.5.2.5    检索图像</w:t>
      </w:r>
      <w:r>
        <w:tab/>
      </w:r>
      <w:r>
        <w:t>27</w:t>
      </w:r>
    </w:p>
    <w:p>
      <w:pPr>
        <w:pStyle w:val="13"/>
        <w:tabs>
          <w:tab w:val="right" w:leader="dot" w:pos="8280"/>
        </w:tabs>
      </w:pPr>
      <w:r>
        <w:t>1.2.5.2.6    预览图像</w:t>
      </w:r>
      <w:r>
        <w:tab/>
      </w:r>
      <w:r>
        <w:t>27</w:t>
      </w:r>
    </w:p>
    <w:p>
      <w:pPr>
        <w:pStyle w:val="13"/>
        <w:tabs>
          <w:tab w:val="right" w:leader="dot" w:pos="8280"/>
        </w:tabs>
      </w:pPr>
      <w:r>
        <w:t>1.2.5.2.7    导出图像</w:t>
      </w:r>
      <w:r>
        <w:tab/>
      </w:r>
      <w:r>
        <w:t>27</w:t>
      </w:r>
    </w:p>
    <w:p>
      <w:pPr>
        <w:pStyle w:val="13"/>
        <w:tabs>
          <w:tab w:val="right" w:leader="dot" w:pos="8280"/>
        </w:tabs>
      </w:pPr>
      <w:r>
        <w:t>1.2.5.2.8    打印图像</w:t>
      </w:r>
      <w:r>
        <w:tab/>
      </w:r>
      <w:r>
        <w:t>28</w:t>
      </w:r>
    </w:p>
    <w:p>
      <w:pPr>
        <w:pStyle w:val="20"/>
        <w:tabs>
          <w:tab w:val="right" w:leader="dot" w:pos="8280"/>
        </w:tabs>
      </w:pPr>
      <w:r>
        <w:t>1.2.5.3    数据统计</w:t>
      </w:r>
      <w:r>
        <w:tab/>
      </w:r>
      <w:r>
        <w:t>29</w:t>
      </w:r>
    </w:p>
    <w:p>
      <w:pPr>
        <w:pStyle w:val="13"/>
        <w:tabs>
          <w:tab w:val="right" w:leader="dot" w:pos="8280"/>
        </w:tabs>
      </w:pPr>
      <w:r>
        <w:t>1.2.5.3.1    数据统计 diagram</w:t>
      </w:r>
      <w:r>
        <w:tab/>
      </w:r>
      <w:r>
        <w:t>29</w:t>
      </w:r>
    </w:p>
    <w:p>
      <w:pPr>
        <w:pStyle w:val="13"/>
        <w:tabs>
          <w:tab w:val="right" w:leader="dot" w:pos="8280"/>
        </w:tabs>
      </w:pPr>
      <w:r>
        <w:t>1.2.5.3.2    判图员审图统计</w:t>
      </w:r>
      <w:r>
        <w:tab/>
      </w:r>
      <w:r>
        <w:t>30</w:t>
      </w:r>
    </w:p>
    <w:p>
      <w:pPr>
        <w:pStyle w:val="13"/>
        <w:tabs>
          <w:tab w:val="right" w:leader="dot" w:pos="8280"/>
        </w:tabs>
      </w:pPr>
      <w:r>
        <w:t>1.2.5.3.3    图像统计</w:t>
      </w:r>
      <w:r>
        <w:tab/>
      </w:r>
      <w:r>
        <w:t>30</w:t>
      </w:r>
    </w:p>
    <w:p>
      <w:pPr>
        <w:pStyle w:val="13"/>
        <w:tabs>
          <w:tab w:val="right" w:leader="dot" w:pos="8280"/>
        </w:tabs>
      </w:pPr>
      <w:r>
        <w:t>1.2.5.3.4    手检员工作统计</w:t>
      </w:r>
      <w:r>
        <w:tab/>
      </w:r>
      <w:r>
        <w:t>30</w:t>
      </w:r>
    </w:p>
    <w:p>
      <w:pPr>
        <w:pStyle w:val="13"/>
        <w:tabs>
          <w:tab w:val="right" w:leader="dot" w:pos="8280"/>
        </w:tabs>
      </w:pPr>
      <w:r>
        <w:t>1.2.5.3.5    打印统计报表</w:t>
      </w:r>
      <w:r>
        <w:tab/>
      </w:r>
      <w:r>
        <w:t>30</w:t>
      </w:r>
    </w:p>
    <w:p>
      <w:pPr>
        <w:pStyle w:val="13"/>
        <w:tabs>
          <w:tab w:val="right" w:leader="dot" w:pos="8280"/>
        </w:tabs>
      </w:pPr>
      <w:r>
        <w:t>1.2.5.3.6    报警物品统计</w:t>
      </w:r>
      <w:r>
        <w:tab/>
      </w:r>
      <w:r>
        <w:t>30</w:t>
      </w:r>
    </w:p>
    <w:p>
      <w:pPr>
        <w:pStyle w:val="13"/>
        <w:tabs>
          <w:tab w:val="right" w:leader="dot" w:pos="8280"/>
        </w:tabs>
      </w:pPr>
      <w:r>
        <w:t>1.2.5.3.7    报警部位统计</w:t>
      </w:r>
      <w:r>
        <w:tab/>
      </w:r>
      <w:r>
        <w:t>30</w:t>
      </w:r>
    </w:p>
    <w:p>
      <w:pPr>
        <w:pStyle w:val="13"/>
        <w:tabs>
          <w:tab w:val="right" w:leader="dot" w:pos="8280"/>
        </w:tabs>
      </w:pPr>
      <w:r>
        <w:t>1.2.5.3.8    登录时长统计</w:t>
      </w:r>
      <w:r>
        <w:tab/>
      </w:r>
      <w:r>
        <w:t>31</w:t>
      </w:r>
    </w:p>
    <w:p>
      <w:pPr>
        <w:pStyle w:val="13"/>
        <w:tabs>
          <w:tab w:val="right" w:leader="dot" w:pos="8280"/>
        </w:tabs>
      </w:pPr>
      <w:r>
        <w:t>1.2.5.3.9    统计报表导出到Excel</w:t>
      </w:r>
      <w:r>
        <w:tab/>
      </w:r>
      <w:r>
        <w:t>31</w:t>
      </w:r>
    </w:p>
    <w:p>
      <w:pPr>
        <w:pStyle w:val="13"/>
        <w:tabs>
          <w:tab w:val="right" w:leader="dot" w:pos="8280"/>
        </w:tabs>
      </w:pPr>
      <w:r>
        <w:t>1.2.5.3.10    设备工作统计</w:t>
      </w:r>
      <w:r>
        <w:tab/>
      </w:r>
      <w:r>
        <w:t>31</w:t>
      </w:r>
    </w:p>
    <w:p>
      <w:pPr>
        <w:pStyle w:val="20"/>
        <w:tabs>
          <w:tab w:val="right" w:leader="dot" w:pos="8280"/>
        </w:tabs>
      </w:pPr>
      <w:r>
        <w:t>1.2.5.4    日志管理</w:t>
      </w:r>
      <w:r>
        <w:tab/>
      </w:r>
      <w:r>
        <w:t>32</w:t>
      </w:r>
    </w:p>
    <w:p>
      <w:pPr>
        <w:pStyle w:val="13"/>
        <w:tabs>
          <w:tab w:val="right" w:leader="dot" w:pos="8280"/>
        </w:tabs>
      </w:pPr>
      <w:r>
        <w:t>1.2.5.4.1    日志管理 diagram</w:t>
      </w:r>
      <w:r>
        <w:tab/>
      </w:r>
      <w:r>
        <w:t>32</w:t>
      </w:r>
    </w:p>
    <w:p>
      <w:pPr>
        <w:pStyle w:val="13"/>
        <w:tabs>
          <w:tab w:val="right" w:leader="dot" w:pos="8280"/>
        </w:tabs>
      </w:pPr>
      <w:r>
        <w:t>1.2.5.4.2    查询用户登录日志</w:t>
      </w:r>
      <w:r>
        <w:tab/>
      </w:r>
      <w:r>
        <w:t>32</w:t>
      </w:r>
    </w:p>
    <w:p>
      <w:pPr>
        <w:pStyle w:val="13"/>
        <w:tabs>
          <w:tab w:val="right" w:leader="dot" w:pos="8280"/>
        </w:tabs>
      </w:pPr>
      <w:r>
        <w:t>1.2.5.4.3    查询设备开机日志</w:t>
      </w:r>
      <w:r>
        <w:tab/>
      </w:r>
      <w:r>
        <w:t>33</w:t>
      </w:r>
    </w:p>
    <w:p>
      <w:pPr>
        <w:pStyle w:val="13"/>
        <w:tabs>
          <w:tab w:val="right" w:leader="dot" w:pos="8280"/>
        </w:tabs>
      </w:pPr>
      <w:r>
        <w:t>1.2.5.4.4    查询设备运行日志</w:t>
      </w:r>
      <w:r>
        <w:tab/>
      </w:r>
      <w:r>
        <w:t>33</w:t>
      </w:r>
    </w:p>
    <w:p>
      <w:pPr>
        <w:pStyle w:val="13"/>
        <w:tabs>
          <w:tab w:val="right" w:leader="dot" w:pos="8280"/>
        </w:tabs>
      </w:pPr>
      <w:r>
        <w:t>1.2.5.4.5    查询系统日志</w:t>
      </w:r>
      <w:r>
        <w:tab/>
      </w:r>
      <w:r>
        <w:t>33</w:t>
      </w:r>
    </w:p>
    <w:p>
      <w:pPr>
        <w:pStyle w:val="13"/>
        <w:tabs>
          <w:tab w:val="right" w:leader="dot" w:pos="8280"/>
        </w:tabs>
      </w:pPr>
      <w:r>
        <w:t>1.2.5.4.6    查询操作日志</w:t>
      </w:r>
      <w:r>
        <w:tab/>
      </w:r>
      <w:r>
        <w:t>33</w:t>
      </w:r>
    </w:p>
    <w:p>
      <w:pPr>
        <w:pStyle w:val="13"/>
        <w:tabs>
          <w:tab w:val="right" w:leader="dot" w:pos="8280"/>
        </w:tabs>
      </w:pPr>
      <w:r>
        <w:t>1.2.5.4.7    导出日志</w:t>
      </w:r>
      <w:r>
        <w:tab/>
      </w:r>
      <w:r>
        <w:t>33</w:t>
      </w:r>
    </w:p>
    <w:p>
      <w:pPr>
        <w:pStyle w:val="13"/>
        <w:tabs>
          <w:tab w:val="right" w:leader="dot" w:pos="8280"/>
        </w:tabs>
      </w:pPr>
      <w:r>
        <w:t>1.2.5.4.8    打印日志</w:t>
      </w:r>
      <w:r>
        <w:tab/>
      </w:r>
      <w:r>
        <w:t>34</w:t>
      </w:r>
    </w:p>
    <w:p>
      <w:pPr>
        <w:pStyle w:val="20"/>
        <w:tabs>
          <w:tab w:val="right" w:leader="dot" w:pos="8280"/>
        </w:tabs>
      </w:pPr>
      <w:r>
        <w:t>1.2.5.5    设备管理</w:t>
      </w:r>
      <w:r>
        <w:tab/>
      </w:r>
      <w:r>
        <w:t>35</w:t>
      </w:r>
    </w:p>
    <w:p>
      <w:pPr>
        <w:pStyle w:val="13"/>
        <w:tabs>
          <w:tab w:val="right" w:leader="dot" w:pos="8280"/>
        </w:tabs>
      </w:pPr>
      <w:r>
        <w:t>1.2.5.5.1    设备管理 diagram</w:t>
      </w:r>
      <w:r>
        <w:tab/>
      </w:r>
      <w:r>
        <w:t>35</w:t>
      </w:r>
    </w:p>
    <w:p>
      <w:pPr>
        <w:pStyle w:val="13"/>
        <w:tabs>
          <w:tab w:val="right" w:leader="dot" w:pos="8280"/>
        </w:tabs>
      </w:pPr>
      <w:r>
        <w:t>1.2.5.5.2    设备组管理</w:t>
      </w:r>
      <w:r>
        <w:tab/>
      </w:r>
      <w:r>
        <w:t>37</w:t>
      </w:r>
    </w:p>
    <w:p>
      <w:pPr>
        <w:pStyle w:val="22"/>
        <w:tabs>
          <w:tab w:val="right" w:leader="dot" w:pos="8280"/>
        </w:tabs>
      </w:pPr>
      <w:r>
        <w:t>1.2.5.5.2.1    设备组管理 diagram</w:t>
      </w:r>
      <w:r>
        <w:tab/>
      </w:r>
      <w:r>
        <w:t>37</w:t>
      </w:r>
    </w:p>
    <w:p>
      <w:pPr>
        <w:pStyle w:val="22"/>
        <w:tabs>
          <w:tab w:val="right" w:leader="dot" w:pos="8280"/>
        </w:tabs>
      </w:pPr>
      <w:r>
        <w:t>1.2.5.5.2.2    删除设备组</w:t>
      </w:r>
      <w:r>
        <w:tab/>
      </w:r>
      <w:r>
        <w:t>37</w:t>
      </w:r>
    </w:p>
    <w:p>
      <w:pPr>
        <w:pStyle w:val="22"/>
        <w:tabs>
          <w:tab w:val="right" w:leader="dot" w:pos="8280"/>
        </w:tabs>
      </w:pPr>
      <w:r>
        <w:t>1.2.5.5.2.3    添加设备组</w:t>
      </w:r>
      <w:r>
        <w:tab/>
      </w:r>
      <w:r>
        <w:t>37</w:t>
      </w:r>
    </w:p>
    <w:p>
      <w:pPr>
        <w:pStyle w:val="22"/>
        <w:tabs>
          <w:tab w:val="right" w:leader="dot" w:pos="8280"/>
        </w:tabs>
      </w:pPr>
      <w:r>
        <w:t>1.2.5.5.2.4    重命名设备组</w:t>
      </w:r>
      <w:r>
        <w:tab/>
      </w:r>
      <w:r>
        <w:t>38</w:t>
      </w:r>
    </w:p>
    <w:p>
      <w:pPr>
        <w:pStyle w:val="13"/>
        <w:tabs>
          <w:tab w:val="right" w:leader="dot" w:pos="8280"/>
        </w:tabs>
      </w:pPr>
      <w:r>
        <w:t>1.2.5.5.3    集中参数配置</w:t>
      </w:r>
      <w:r>
        <w:tab/>
      </w:r>
      <w:r>
        <w:t>39</w:t>
      </w:r>
    </w:p>
    <w:p>
      <w:pPr>
        <w:pStyle w:val="22"/>
        <w:tabs>
          <w:tab w:val="right" w:leader="dot" w:pos="8280"/>
        </w:tabs>
      </w:pPr>
      <w:r>
        <w:t>1.2.5.5.3.1    集中参数配置 diagram</w:t>
      </w:r>
      <w:r>
        <w:tab/>
      </w:r>
      <w:r>
        <w:t>39</w:t>
      </w:r>
    </w:p>
    <w:p>
      <w:pPr>
        <w:pStyle w:val="22"/>
        <w:tabs>
          <w:tab w:val="right" w:leader="dot" w:pos="8280"/>
        </w:tabs>
      </w:pPr>
      <w:r>
        <w:t>1.2.5.5.3.2    后台服务</w:t>
      </w:r>
      <w:r>
        <w:tab/>
      </w:r>
      <w:r>
        <w:t>39</w:t>
      </w:r>
    </w:p>
    <w:p>
      <w:pPr>
        <w:pStyle w:val="11"/>
        <w:tabs>
          <w:tab w:val="right" w:leader="dot" w:pos="8280"/>
        </w:tabs>
      </w:pPr>
      <w:r>
        <w:t>1.2.5.5.3.2.1    后台服务 diagram</w:t>
      </w:r>
      <w:r>
        <w:tab/>
      </w:r>
      <w:r>
        <w:t>39</w:t>
      </w:r>
    </w:p>
    <w:p>
      <w:pPr>
        <w:pStyle w:val="11"/>
        <w:tabs>
          <w:tab w:val="right" w:leader="dot" w:pos="8280"/>
        </w:tabs>
      </w:pPr>
      <w:r>
        <w:t>1.2.5.5.3.2.2    图像存储方式配置</w:t>
      </w:r>
      <w:r>
        <w:tab/>
      </w:r>
      <w:r>
        <w:t>40</w:t>
      </w:r>
    </w:p>
    <w:p>
      <w:pPr>
        <w:pStyle w:val="11"/>
        <w:tabs>
          <w:tab w:val="right" w:leader="dot" w:pos="8280"/>
        </w:tabs>
      </w:pPr>
      <w:r>
        <w:t>1.2.5.5.3.2.3    存储空间阈值</w:t>
      </w:r>
      <w:r>
        <w:tab/>
      </w:r>
      <w:r>
        <w:t>40</w:t>
      </w:r>
    </w:p>
    <w:p>
      <w:pPr>
        <w:pStyle w:val="11"/>
        <w:tabs>
          <w:tab w:val="right" w:leader="dot" w:pos="8280"/>
        </w:tabs>
      </w:pPr>
      <w:r>
        <w:t>1.2.5.5.3.2.4    调度策略配置</w:t>
      </w:r>
      <w:r>
        <w:tab/>
      </w:r>
      <w:r>
        <w:t>40</w:t>
      </w:r>
    </w:p>
    <w:p>
      <w:pPr>
        <w:pStyle w:val="11"/>
        <w:tabs>
          <w:tab w:val="right" w:leader="dot" w:pos="8280"/>
        </w:tabs>
      </w:pPr>
      <w:r>
        <w:t>1.2.5.5.3.2.5    跳过黑名单图检任务</w:t>
      </w:r>
      <w:r>
        <w:tab/>
      </w:r>
      <w:r>
        <w:t>40</w:t>
      </w:r>
    </w:p>
    <w:p>
      <w:pPr>
        <w:pStyle w:val="22"/>
        <w:tabs>
          <w:tab w:val="right" w:leader="dot" w:pos="8280"/>
        </w:tabs>
      </w:pPr>
      <w:r>
        <w:t>1.2.5.5.3.3    审图端</w:t>
      </w:r>
      <w:r>
        <w:tab/>
      </w:r>
      <w:r>
        <w:t>42</w:t>
      </w:r>
    </w:p>
    <w:p>
      <w:pPr>
        <w:pStyle w:val="11"/>
        <w:tabs>
          <w:tab w:val="right" w:leader="dot" w:pos="8280"/>
        </w:tabs>
      </w:pPr>
      <w:r>
        <w:t>1.2.5.5.3.3.1    审图端 diagram</w:t>
      </w:r>
      <w:r>
        <w:tab/>
      </w:r>
      <w:r>
        <w:t>42</w:t>
      </w:r>
    </w:p>
    <w:p>
      <w:pPr>
        <w:pStyle w:val="11"/>
        <w:tabs>
          <w:tab w:val="right" w:leader="dot" w:pos="8280"/>
        </w:tabs>
      </w:pPr>
      <w:r>
        <w:t>1.2.5.5.3.3.2    单幅图审图时间</w:t>
      </w:r>
      <w:r>
        <w:tab/>
      </w:r>
      <w:r>
        <w:t>42</w:t>
      </w:r>
    </w:p>
    <w:p>
      <w:pPr>
        <w:pStyle w:val="11"/>
        <w:tabs>
          <w:tab w:val="right" w:leader="dot" w:pos="8280"/>
        </w:tabs>
      </w:pPr>
      <w:r>
        <w:t>1.2.5.5.3.3.3    累计工作时长提醒阈值</w:t>
      </w:r>
      <w:r>
        <w:tab/>
      </w:r>
      <w:r>
        <w:t>42</w:t>
      </w:r>
    </w:p>
    <w:p>
      <w:pPr>
        <w:pStyle w:val="22"/>
        <w:tabs>
          <w:tab w:val="right" w:leader="dot" w:pos="8280"/>
        </w:tabs>
      </w:pPr>
      <w:r>
        <w:t>1.2.5.5.3.4    手检站</w:t>
      </w:r>
      <w:r>
        <w:tab/>
      </w:r>
      <w:r>
        <w:t>43</w:t>
      </w:r>
    </w:p>
    <w:p>
      <w:pPr>
        <w:pStyle w:val="11"/>
        <w:tabs>
          <w:tab w:val="right" w:leader="dot" w:pos="8280"/>
        </w:tabs>
      </w:pPr>
      <w:r>
        <w:t>1.2.5.5.3.4.1    手检站 diagram</w:t>
      </w:r>
      <w:r>
        <w:tab/>
      </w:r>
      <w:r>
        <w:t>43</w:t>
      </w:r>
    </w:p>
    <w:p>
      <w:pPr>
        <w:pStyle w:val="11"/>
        <w:tabs>
          <w:tab w:val="right" w:leader="dot" w:pos="8280"/>
        </w:tabs>
      </w:pPr>
      <w:r>
        <w:t>1.2.5.5.3.4.2    累计工作时长提醒阈值</w:t>
      </w:r>
      <w:r>
        <w:tab/>
      </w:r>
      <w:r>
        <w:t>43</w:t>
      </w:r>
    </w:p>
    <w:p>
      <w:pPr>
        <w:pStyle w:val="22"/>
        <w:tabs>
          <w:tab w:val="right" w:leader="dot" w:pos="8280"/>
        </w:tabs>
      </w:pPr>
      <w:r>
        <w:t>1.2.5.5.3.5    设备端</w:t>
      </w:r>
      <w:r>
        <w:tab/>
      </w:r>
      <w:r>
        <w:t>44</w:t>
      </w:r>
    </w:p>
    <w:p>
      <w:pPr>
        <w:pStyle w:val="11"/>
        <w:tabs>
          <w:tab w:val="right" w:leader="dot" w:pos="8280"/>
        </w:tabs>
      </w:pPr>
      <w:r>
        <w:t>1.2.5.5.3.5.1    设备端 diagram</w:t>
      </w:r>
      <w:r>
        <w:tab/>
      </w:r>
      <w:r>
        <w:t>44</w:t>
      </w:r>
    </w:p>
    <w:p>
      <w:pPr>
        <w:pStyle w:val="11"/>
        <w:tabs>
          <w:tab w:val="right" w:leader="dot" w:pos="8280"/>
        </w:tabs>
      </w:pPr>
      <w:r>
        <w:t>1.2.5.5.3.5.2    工作模式</w:t>
      </w:r>
      <w:r>
        <w:tab/>
      </w:r>
      <w:r>
        <w:t>44</w:t>
      </w:r>
    </w:p>
    <w:p>
      <w:pPr>
        <w:pStyle w:val="11"/>
        <w:tabs>
          <w:tab w:val="right" w:leader="dot" w:pos="8280"/>
        </w:tabs>
      </w:pPr>
      <w:r>
        <w:t>1.2.5.5.3.5.3    提示声音开关</w:t>
      </w:r>
      <w:r>
        <w:tab/>
      </w:r>
      <w:r>
        <w:t>45</w:t>
      </w:r>
    </w:p>
    <w:p>
      <w:pPr>
        <w:pStyle w:val="11"/>
        <w:tabs>
          <w:tab w:val="right" w:leader="dot" w:pos="8280"/>
        </w:tabs>
      </w:pPr>
      <w:r>
        <w:t>1.2.5.5.3.5.4    数据保存</w:t>
      </w:r>
      <w:r>
        <w:tab/>
      </w:r>
      <w:r>
        <w:t>45</w:t>
      </w:r>
    </w:p>
    <w:p>
      <w:pPr>
        <w:pStyle w:val="11"/>
        <w:tabs>
          <w:tab w:val="right" w:leader="dot" w:pos="8280"/>
        </w:tabs>
      </w:pPr>
      <w:r>
        <w:t>1.2.5.5.3.5.5    本机手检</w:t>
      </w:r>
      <w:r>
        <w:tab/>
      </w:r>
      <w:r>
        <w:t>45</w:t>
      </w:r>
    </w:p>
    <w:p>
      <w:pPr>
        <w:pStyle w:val="11"/>
        <w:tabs>
          <w:tab w:val="right" w:leader="dot" w:pos="8280"/>
        </w:tabs>
      </w:pPr>
      <w:r>
        <w:t>1.2.5.5.3.5.6    模糊处理</w:t>
      </w:r>
      <w:r>
        <w:tab/>
      </w:r>
      <w:r>
        <w:t>45</w:t>
      </w:r>
    </w:p>
    <w:p>
      <w:pPr>
        <w:pStyle w:val="11"/>
        <w:tabs>
          <w:tab w:val="right" w:leader="dot" w:pos="8280"/>
        </w:tabs>
      </w:pPr>
      <w:r>
        <w:t>1.2.5.5.3.5.7    流量参数设置</w:t>
      </w:r>
      <w:r>
        <w:tab/>
      </w:r>
      <w:r>
        <w:t>46</w:t>
      </w:r>
    </w:p>
    <w:p>
      <w:pPr>
        <w:pStyle w:val="11"/>
        <w:tabs>
          <w:tab w:val="right" w:leader="dot" w:pos="8280"/>
        </w:tabs>
      </w:pPr>
      <w:r>
        <w:t>1.2.5.5.3.5.8    罩板校正时间</w:t>
      </w:r>
      <w:r>
        <w:tab/>
      </w:r>
      <w:r>
        <w:t>46</w:t>
      </w:r>
    </w:p>
    <w:p>
      <w:pPr>
        <w:pStyle w:val="11"/>
        <w:tabs>
          <w:tab w:val="right" w:leader="dot" w:pos="8280"/>
        </w:tabs>
      </w:pPr>
      <w:r>
        <w:t>1.2.5.5.3.5.9    自动识别配置</w:t>
      </w:r>
      <w:r>
        <w:tab/>
      </w:r>
      <w:r>
        <w:t>46</w:t>
      </w:r>
    </w:p>
    <w:p>
      <w:pPr>
        <w:pStyle w:val="11"/>
        <w:tabs>
          <w:tab w:val="right" w:leader="dot" w:pos="8280"/>
        </w:tabs>
      </w:pPr>
      <w:r>
        <w:t>1.2.5.5.3.5.10    设备端待机时间</w:t>
      </w:r>
      <w:r>
        <w:tab/>
      </w:r>
      <w:r>
        <w:t>46</w:t>
      </w:r>
    </w:p>
    <w:p>
      <w:pPr>
        <w:pStyle w:val="13"/>
        <w:tabs>
          <w:tab w:val="right" w:leader="dot" w:pos="8280"/>
        </w:tabs>
      </w:pPr>
      <w:r>
        <w:t>1.2.5.5.4    毫米波设备管理</w:t>
      </w:r>
      <w:r>
        <w:tab/>
      </w:r>
      <w:r>
        <w:t>46</w:t>
      </w:r>
    </w:p>
    <w:p>
      <w:pPr>
        <w:pStyle w:val="13"/>
        <w:tabs>
          <w:tab w:val="right" w:leader="dot" w:pos="8280"/>
        </w:tabs>
      </w:pPr>
      <w:r>
        <w:t>1.2.5.5.5    添加毫米波设备</w:t>
      </w:r>
      <w:r>
        <w:tab/>
      </w:r>
      <w:r>
        <w:t>47</w:t>
      </w:r>
    </w:p>
    <w:p>
      <w:pPr>
        <w:pStyle w:val="13"/>
        <w:tabs>
          <w:tab w:val="right" w:leader="dot" w:pos="8280"/>
        </w:tabs>
      </w:pPr>
      <w:r>
        <w:t>1.2.5.5.6    编辑毫米波设备</w:t>
      </w:r>
      <w:r>
        <w:tab/>
      </w:r>
      <w:r>
        <w:t>47</w:t>
      </w:r>
    </w:p>
    <w:p>
      <w:pPr>
        <w:pStyle w:val="13"/>
        <w:tabs>
          <w:tab w:val="right" w:leader="dot" w:pos="8280"/>
        </w:tabs>
      </w:pPr>
      <w:r>
        <w:t>1.2.5.5.7    删除毫米波设备</w:t>
      </w:r>
      <w:r>
        <w:tab/>
      </w:r>
      <w:r>
        <w:t>47</w:t>
      </w:r>
    </w:p>
    <w:p>
      <w:pPr>
        <w:pStyle w:val="13"/>
        <w:tabs>
          <w:tab w:val="right" w:leader="dot" w:pos="8280"/>
        </w:tabs>
      </w:pPr>
      <w:r>
        <w:t>1.2.5.5.8    审图客户端管理</w:t>
      </w:r>
      <w:r>
        <w:tab/>
      </w:r>
      <w:r>
        <w:t>47</w:t>
      </w:r>
    </w:p>
    <w:p>
      <w:pPr>
        <w:pStyle w:val="13"/>
        <w:tabs>
          <w:tab w:val="right" w:leader="dot" w:pos="8280"/>
        </w:tabs>
      </w:pPr>
      <w:r>
        <w:t>1.2.5.5.9    添加审图客户端</w:t>
      </w:r>
      <w:r>
        <w:tab/>
      </w:r>
      <w:r>
        <w:t>47</w:t>
      </w:r>
    </w:p>
    <w:p>
      <w:pPr>
        <w:pStyle w:val="13"/>
        <w:tabs>
          <w:tab w:val="right" w:leader="dot" w:pos="8280"/>
        </w:tabs>
      </w:pPr>
      <w:r>
        <w:t>1.2.5.5.10    编辑审图客户端</w:t>
      </w:r>
      <w:r>
        <w:tab/>
      </w:r>
      <w:r>
        <w:t>48</w:t>
      </w:r>
    </w:p>
    <w:p>
      <w:pPr>
        <w:pStyle w:val="13"/>
        <w:tabs>
          <w:tab w:val="right" w:leader="dot" w:pos="8280"/>
        </w:tabs>
      </w:pPr>
      <w:r>
        <w:t>1.2.5.5.11    删除审图客户端</w:t>
      </w:r>
      <w:r>
        <w:tab/>
      </w:r>
      <w:r>
        <w:t>48</w:t>
      </w:r>
    </w:p>
    <w:p>
      <w:pPr>
        <w:pStyle w:val="13"/>
        <w:tabs>
          <w:tab w:val="right" w:leader="dot" w:pos="8280"/>
        </w:tabs>
      </w:pPr>
      <w:r>
        <w:t>1.2.5.5.12    移动查验端管理</w:t>
      </w:r>
      <w:r>
        <w:tab/>
      </w:r>
      <w:r>
        <w:t>48</w:t>
      </w:r>
    </w:p>
    <w:p>
      <w:pPr>
        <w:pStyle w:val="13"/>
        <w:tabs>
          <w:tab w:val="right" w:leader="dot" w:pos="8280"/>
        </w:tabs>
      </w:pPr>
      <w:r>
        <w:t>1.2.5.5.13    添加移动查验端</w:t>
      </w:r>
      <w:r>
        <w:tab/>
      </w:r>
      <w:r>
        <w:t>48</w:t>
      </w:r>
    </w:p>
    <w:p>
      <w:pPr>
        <w:pStyle w:val="13"/>
        <w:tabs>
          <w:tab w:val="right" w:leader="dot" w:pos="8280"/>
        </w:tabs>
      </w:pPr>
      <w:r>
        <w:t>1.2.5.5.14    编辑移动查验端</w:t>
      </w:r>
      <w:r>
        <w:tab/>
      </w:r>
      <w:r>
        <w:t>48</w:t>
      </w:r>
    </w:p>
    <w:p>
      <w:pPr>
        <w:pStyle w:val="13"/>
        <w:tabs>
          <w:tab w:val="right" w:leader="dot" w:pos="8280"/>
        </w:tabs>
      </w:pPr>
      <w:r>
        <w:t>1.2.5.5.15    删除移动查验端</w:t>
      </w:r>
      <w:r>
        <w:tab/>
      </w:r>
      <w:r>
        <w:t>48</w:t>
      </w:r>
    </w:p>
    <w:p>
      <w:pPr>
        <w:pStyle w:val="13"/>
        <w:tabs>
          <w:tab w:val="right" w:leader="dot" w:pos="8280"/>
        </w:tabs>
      </w:pPr>
      <w:r>
        <w:t>1.2.5.5.16    集中监控</w:t>
      </w:r>
      <w:r>
        <w:tab/>
      </w:r>
      <w:r>
        <w:t>49</w:t>
      </w:r>
    </w:p>
    <w:p>
      <w:pPr>
        <w:pStyle w:val="13"/>
        <w:tabs>
          <w:tab w:val="right" w:leader="dot" w:pos="8280"/>
        </w:tabs>
      </w:pPr>
      <w:r>
        <w:t>1.2.5.5.17    卡片式显示所有毫米波设备</w:t>
      </w:r>
      <w:r>
        <w:tab/>
      </w:r>
      <w:r>
        <w:t>49</w:t>
      </w:r>
    </w:p>
    <w:p>
      <w:pPr>
        <w:pStyle w:val="13"/>
        <w:tabs>
          <w:tab w:val="right" w:leader="dot" w:pos="8280"/>
        </w:tabs>
      </w:pPr>
      <w:r>
        <w:t>1.2.5.5.18    卡片式显示所有审图客户端</w:t>
      </w:r>
      <w:r>
        <w:tab/>
      </w:r>
      <w:r>
        <w:t>49</w:t>
      </w:r>
    </w:p>
    <w:p>
      <w:pPr>
        <w:pStyle w:val="13"/>
        <w:tabs>
          <w:tab w:val="right" w:leader="dot" w:pos="8280"/>
        </w:tabs>
      </w:pPr>
      <w:r>
        <w:t>1.2.5.5.19    卡片式显示所有移动查验端</w:t>
      </w:r>
      <w:r>
        <w:tab/>
      </w:r>
      <w:r>
        <w:t>49</w:t>
      </w:r>
    </w:p>
    <w:p>
      <w:pPr>
        <w:pStyle w:val="20"/>
        <w:tabs>
          <w:tab w:val="right" w:leader="dot" w:pos="8280"/>
        </w:tabs>
      </w:pPr>
      <w:r>
        <w:t>1.2.5.6    黑名单管理</w:t>
      </w:r>
      <w:r>
        <w:tab/>
      </w:r>
      <w:r>
        <w:t>50</w:t>
      </w:r>
    </w:p>
    <w:p>
      <w:pPr>
        <w:pStyle w:val="13"/>
        <w:tabs>
          <w:tab w:val="right" w:leader="dot" w:pos="8280"/>
        </w:tabs>
      </w:pPr>
      <w:r>
        <w:t>1.2.5.6.1    黑名单管理 diagram</w:t>
      </w:r>
      <w:r>
        <w:tab/>
      </w:r>
      <w:r>
        <w:t>50</w:t>
      </w:r>
    </w:p>
    <w:p>
      <w:pPr>
        <w:pStyle w:val="13"/>
        <w:tabs>
          <w:tab w:val="right" w:leader="dot" w:pos="8280"/>
        </w:tabs>
      </w:pPr>
      <w:r>
        <w:t>1.2.5.6.2    查询黑名单人员</w:t>
      </w:r>
      <w:r>
        <w:tab/>
      </w:r>
      <w:r>
        <w:t>50</w:t>
      </w:r>
    </w:p>
    <w:p>
      <w:pPr>
        <w:pStyle w:val="13"/>
        <w:tabs>
          <w:tab w:val="right" w:leader="dot" w:pos="8280"/>
        </w:tabs>
      </w:pPr>
      <w:r>
        <w:t>1.2.5.6.3    添加黑名单人员</w:t>
      </w:r>
      <w:r>
        <w:tab/>
      </w:r>
      <w:r>
        <w:t>50</w:t>
      </w:r>
    </w:p>
    <w:p>
      <w:pPr>
        <w:pStyle w:val="13"/>
        <w:tabs>
          <w:tab w:val="right" w:leader="dot" w:pos="8280"/>
        </w:tabs>
      </w:pPr>
      <w:r>
        <w:t>1.2.5.6.4    编辑黑名单人员</w:t>
      </w:r>
      <w:r>
        <w:tab/>
      </w:r>
      <w:r>
        <w:t>51</w:t>
      </w:r>
    </w:p>
    <w:p>
      <w:pPr>
        <w:pStyle w:val="20"/>
        <w:tabs>
          <w:tab w:val="right" w:leader="dot" w:pos="8280"/>
        </w:tabs>
      </w:pPr>
      <w:r>
        <w:t>1.2.5.7    用户管理</w:t>
      </w:r>
      <w:r>
        <w:tab/>
      </w:r>
      <w:r>
        <w:t>52</w:t>
      </w:r>
    </w:p>
    <w:p>
      <w:pPr>
        <w:pStyle w:val="13"/>
        <w:tabs>
          <w:tab w:val="right" w:leader="dot" w:pos="8280"/>
        </w:tabs>
      </w:pPr>
      <w:r>
        <w:t>1.2.5.7.1    用户管理 diagram</w:t>
      </w:r>
      <w:r>
        <w:tab/>
      </w:r>
      <w:r>
        <w:t>52</w:t>
      </w:r>
    </w:p>
    <w:p>
      <w:pPr>
        <w:pStyle w:val="13"/>
        <w:tabs>
          <w:tab w:val="right" w:leader="dot" w:pos="8280"/>
        </w:tabs>
      </w:pPr>
      <w:r>
        <w:t>1.2.5.7.2    到出用户到Excel</w:t>
      </w:r>
      <w:r>
        <w:tab/>
      </w:r>
      <w:r>
        <w:t>52</w:t>
      </w:r>
    </w:p>
    <w:p>
      <w:pPr>
        <w:pStyle w:val="13"/>
        <w:tabs>
          <w:tab w:val="right" w:leader="dot" w:pos="8280"/>
        </w:tabs>
      </w:pPr>
      <w:r>
        <w:t>1.2.5.7.3    打印用户</w:t>
      </w:r>
      <w:r>
        <w:tab/>
      </w:r>
      <w:r>
        <w:t>52</w:t>
      </w:r>
    </w:p>
    <w:p>
      <w:pPr>
        <w:pStyle w:val="13"/>
        <w:tabs>
          <w:tab w:val="right" w:leader="dot" w:pos="8280"/>
        </w:tabs>
      </w:pPr>
      <w:r>
        <w:t>1.2.5.7.4    用户快速定位</w:t>
      </w:r>
      <w:r>
        <w:tab/>
      </w:r>
      <w:r>
        <w:t>53</w:t>
      </w:r>
    </w:p>
    <w:p>
      <w:pPr>
        <w:pStyle w:val="13"/>
        <w:tabs>
          <w:tab w:val="right" w:leader="dot" w:pos="8280"/>
        </w:tabs>
      </w:pPr>
      <w:r>
        <w:t>1.2.5.7.5    用户组管理</w:t>
      </w:r>
      <w:r>
        <w:tab/>
      </w:r>
      <w:r>
        <w:t>53</w:t>
      </w:r>
    </w:p>
    <w:p>
      <w:pPr>
        <w:pStyle w:val="13"/>
        <w:tabs>
          <w:tab w:val="right" w:leader="dot" w:pos="8280"/>
        </w:tabs>
      </w:pPr>
      <w:r>
        <w:t>1.2.5.7.6    角色权限管理</w:t>
      </w:r>
      <w:r>
        <w:tab/>
      </w:r>
      <w:r>
        <w:t>53</w:t>
      </w:r>
    </w:p>
    <w:p>
      <w:pPr>
        <w:pStyle w:val="13"/>
        <w:tabs>
          <w:tab w:val="right" w:leader="dot" w:pos="8280"/>
        </w:tabs>
      </w:pPr>
      <w:r>
        <w:t>1.2.5.7.7    角色管理</w:t>
      </w:r>
      <w:r>
        <w:tab/>
      </w:r>
      <w:r>
        <w:t>54</w:t>
      </w:r>
    </w:p>
    <w:p>
      <w:pPr>
        <w:pStyle w:val="13"/>
        <w:tabs>
          <w:tab w:val="right" w:leader="dot" w:pos="8280"/>
        </w:tabs>
      </w:pPr>
      <w:r>
        <w:t>1.2.5.7.8    帐号管理</w:t>
      </w:r>
      <w:r>
        <w:tab/>
      </w:r>
      <w:r>
        <w:t>54</w:t>
      </w:r>
    </w:p>
    <w:p>
      <w:pPr>
        <w:pStyle w:val="20"/>
        <w:tabs>
          <w:tab w:val="right" w:leader="dot" w:pos="8280"/>
        </w:tabs>
      </w:pPr>
      <w:r>
        <w:t>1.2.5.8    维保管理</w:t>
      </w:r>
      <w:r>
        <w:tab/>
      </w:r>
      <w:r>
        <w:t>55</w:t>
      </w:r>
    </w:p>
    <w:p>
      <w:pPr>
        <w:pStyle w:val="13"/>
        <w:tabs>
          <w:tab w:val="right" w:leader="dot" w:pos="8280"/>
        </w:tabs>
      </w:pPr>
      <w:r>
        <w:t>1.2.5.8.1    维保管理 diagram</w:t>
      </w:r>
      <w:r>
        <w:tab/>
      </w:r>
      <w:r>
        <w:t>55</w:t>
      </w:r>
    </w:p>
    <w:p>
      <w:pPr>
        <w:pStyle w:val="13"/>
        <w:tabs>
          <w:tab w:val="right" w:leader="dot" w:pos="8280"/>
        </w:tabs>
      </w:pPr>
      <w:r>
        <w:t>1.2.5.8.2    维保项目管理</w:t>
      </w:r>
      <w:r>
        <w:tab/>
      </w:r>
      <w:r>
        <w:t>55</w:t>
      </w:r>
    </w:p>
    <w:p>
      <w:pPr>
        <w:pStyle w:val="13"/>
        <w:tabs>
          <w:tab w:val="right" w:leader="dot" w:pos="8280"/>
        </w:tabs>
      </w:pPr>
      <w:r>
        <w:t>1.2.5.8.3    登记维保记录</w:t>
      </w:r>
      <w:r>
        <w:tab/>
      </w:r>
      <w:r>
        <w:t>55</w:t>
      </w:r>
    </w:p>
    <w:p>
      <w:pPr>
        <w:pStyle w:val="13"/>
        <w:tabs>
          <w:tab w:val="right" w:leader="dot" w:pos="8280"/>
        </w:tabs>
      </w:pPr>
      <w:r>
        <w:t>1.2.5.8.4    审核维保记录</w:t>
      </w:r>
      <w:r>
        <w:tab/>
      </w:r>
      <w:r>
        <w:t>56</w:t>
      </w:r>
    </w:p>
    <w:p>
      <w:pPr>
        <w:pStyle w:val="13"/>
        <w:tabs>
          <w:tab w:val="right" w:leader="dot" w:pos="8280"/>
        </w:tabs>
      </w:pPr>
      <w:r>
        <w:t>1.2.5.8.5    查询维保记录</w:t>
      </w:r>
      <w:r>
        <w:tab/>
      </w:r>
      <w:r>
        <w:t>56</w:t>
      </w:r>
    </w:p>
    <w:p>
      <w:pPr>
        <w:pStyle w:val="13"/>
        <w:tabs>
          <w:tab w:val="right" w:leader="dot" w:pos="8280"/>
        </w:tabs>
      </w:pPr>
      <w:r>
        <w:t>1.2.5.8.6    打印维保记录</w:t>
      </w:r>
      <w:r>
        <w:tab/>
      </w:r>
      <w:r>
        <w:t>56</w:t>
      </w:r>
    </w:p>
    <w:p>
      <w:pPr>
        <w:pStyle w:val="20"/>
        <w:tabs>
          <w:tab w:val="right" w:leader="dot" w:pos="8280"/>
        </w:tabs>
      </w:pPr>
      <w:r>
        <w:t>1.2.5.9    业务管理</w:t>
      </w:r>
      <w:r>
        <w:tab/>
      </w:r>
      <w:r>
        <w:t>58</w:t>
      </w:r>
    </w:p>
    <w:p>
      <w:pPr>
        <w:pStyle w:val="13"/>
        <w:tabs>
          <w:tab w:val="right" w:leader="dot" w:pos="8280"/>
        </w:tabs>
      </w:pPr>
      <w:r>
        <w:t>1.2.5.9.1    业务管理 diagram</w:t>
      </w:r>
      <w:r>
        <w:tab/>
      </w:r>
      <w:r>
        <w:t>58</w:t>
      </w:r>
    </w:p>
    <w:p>
      <w:pPr>
        <w:pStyle w:val="13"/>
        <w:tabs>
          <w:tab w:val="right" w:leader="dot" w:pos="8280"/>
        </w:tabs>
      </w:pPr>
      <w:r>
        <w:t>1.2.5.9.2    查验任务状态监控</w:t>
      </w:r>
      <w:r>
        <w:tab/>
      </w:r>
      <w:r>
        <w:t>58</w:t>
      </w:r>
    </w:p>
    <w:p>
      <w:pPr>
        <w:pStyle w:val="20"/>
        <w:tabs>
          <w:tab w:val="right" w:leader="dot" w:pos="8280"/>
        </w:tabs>
      </w:pPr>
      <w:r>
        <w:t>1.2.5.10    知识库管理</w:t>
      </w:r>
      <w:r>
        <w:tab/>
      </w:r>
      <w:r>
        <w:t>59</w:t>
      </w:r>
    </w:p>
    <w:p>
      <w:pPr>
        <w:pStyle w:val="13"/>
        <w:tabs>
          <w:tab w:val="right" w:leader="dot" w:pos="8280"/>
        </w:tabs>
      </w:pPr>
      <w:r>
        <w:t>1.2.5.10.1    知识库管理 diagram</w:t>
      </w:r>
      <w:r>
        <w:tab/>
      </w:r>
      <w:r>
        <w:t>59</w:t>
      </w:r>
    </w:p>
    <w:p>
      <w:pPr>
        <w:pStyle w:val="13"/>
        <w:tabs>
          <w:tab w:val="right" w:leader="dot" w:pos="8280"/>
        </w:tabs>
      </w:pPr>
      <w:r>
        <w:t>1.2.5.10.2    删除知识库案例</w:t>
      </w:r>
      <w:r>
        <w:tab/>
      </w:r>
      <w:r>
        <w:t>59</w:t>
      </w:r>
    </w:p>
    <w:p>
      <w:pPr>
        <w:pStyle w:val="13"/>
        <w:tabs>
          <w:tab w:val="right" w:leader="dot" w:pos="8280"/>
        </w:tabs>
      </w:pPr>
      <w:r>
        <w:t>1.2.5.10.3    检索知识库案例</w:t>
      </w:r>
      <w:r>
        <w:tab/>
      </w:r>
      <w:r>
        <w:t>59</w:t>
      </w:r>
    </w:p>
    <w:p>
      <w:pPr>
        <w:pStyle w:val="13"/>
        <w:tabs>
          <w:tab w:val="right" w:leader="dot" w:pos="8280"/>
        </w:tabs>
      </w:pPr>
      <w:r>
        <w:t>1.2.5.10.4    添加知识库案例</w:t>
      </w:r>
      <w:r>
        <w:tab/>
      </w:r>
      <w:r>
        <w:t>59</w:t>
      </w:r>
    </w:p>
    <w:p>
      <w:pPr>
        <w:pStyle w:val="14"/>
        <w:tabs>
          <w:tab w:val="right" w:leader="dot" w:pos="8280"/>
        </w:tabs>
      </w:pPr>
      <w:r>
        <w:t>1.2.6    手检站</w:t>
      </w:r>
      <w:r>
        <w:tab/>
      </w:r>
      <w:r>
        <w:t>61</w:t>
      </w:r>
    </w:p>
    <w:p>
      <w:pPr>
        <w:pStyle w:val="20"/>
        <w:tabs>
          <w:tab w:val="right" w:leader="dot" w:pos="8280"/>
        </w:tabs>
      </w:pPr>
      <w:r>
        <w:t>1.2.6.1    手检站 diagram</w:t>
      </w:r>
      <w:r>
        <w:tab/>
      </w:r>
      <w:r>
        <w:t>61</w:t>
      </w:r>
    </w:p>
    <w:p>
      <w:pPr>
        <w:pStyle w:val="20"/>
        <w:tabs>
          <w:tab w:val="right" w:leader="dot" w:pos="8280"/>
        </w:tabs>
      </w:pPr>
      <w:r>
        <w:t>1.2.6.2    基本功能</w:t>
      </w:r>
      <w:r>
        <w:tab/>
      </w:r>
      <w:r>
        <w:t>61</w:t>
      </w:r>
    </w:p>
    <w:p>
      <w:pPr>
        <w:pStyle w:val="13"/>
        <w:tabs>
          <w:tab w:val="right" w:leader="dot" w:pos="8280"/>
        </w:tabs>
      </w:pPr>
      <w:r>
        <w:t>1.2.6.2.1    基本功能 diagram</w:t>
      </w:r>
      <w:r>
        <w:tab/>
      </w:r>
      <w:r>
        <w:t>61</w:t>
      </w:r>
    </w:p>
    <w:p>
      <w:pPr>
        <w:pStyle w:val="13"/>
        <w:tabs>
          <w:tab w:val="right" w:leader="dot" w:pos="8280"/>
        </w:tabs>
      </w:pPr>
      <w:r>
        <w:t>1.2.6.2.2    反馈结论功能</w:t>
      </w:r>
      <w:r>
        <w:tab/>
      </w:r>
      <w:r>
        <w:t>62</w:t>
      </w:r>
    </w:p>
    <w:p>
      <w:pPr>
        <w:pStyle w:val="13"/>
        <w:tabs>
          <w:tab w:val="right" w:leader="dot" w:pos="8280"/>
        </w:tabs>
      </w:pPr>
      <w:r>
        <w:t>1.2.6.2.3    工作超时提醒</w:t>
      </w:r>
      <w:r>
        <w:tab/>
      </w:r>
      <w:r>
        <w:t>62</w:t>
      </w:r>
    </w:p>
    <w:p>
      <w:pPr>
        <w:pStyle w:val="13"/>
        <w:tabs>
          <w:tab w:val="right" w:leader="dot" w:pos="8280"/>
        </w:tabs>
      </w:pPr>
      <w:r>
        <w:t>1.2.6.2.4    开始/暂停工作</w:t>
      </w:r>
      <w:r>
        <w:tab/>
      </w:r>
      <w:r>
        <w:t>62</w:t>
      </w:r>
    </w:p>
    <w:p>
      <w:pPr>
        <w:pStyle w:val="13"/>
        <w:tabs>
          <w:tab w:val="right" w:leader="dot" w:pos="8280"/>
        </w:tabs>
      </w:pPr>
      <w:r>
        <w:t>1.2.6.2.5    手检站客户端主界面</w:t>
      </w:r>
      <w:r>
        <w:tab/>
      </w:r>
      <w:r>
        <w:t>63</w:t>
      </w:r>
    </w:p>
    <w:p>
      <w:pPr>
        <w:pStyle w:val="13"/>
        <w:tabs>
          <w:tab w:val="right" w:leader="dot" w:pos="8280"/>
        </w:tabs>
      </w:pPr>
      <w:r>
        <w:t>1.2.6.2.6    显示功能</w:t>
      </w:r>
      <w:r>
        <w:tab/>
      </w:r>
      <w:r>
        <w:t>63</w:t>
      </w:r>
    </w:p>
    <w:p>
      <w:pPr>
        <w:pStyle w:val="23"/>
        <w:tabs>
          <w:tab w:val="right" w:leader="dot" w:pos="8280"/>
        </w:tabs>
      </w:pPr>
      <w:r>
        <w:t>1.3    非功能需求</w:t>
      </w:r>
      <w:r>
        <w:tab/>
      </w:r>
      <w:r>
        <w:t>64</w:t>
      </w:r>
    </w:p>
    <w:p>
      <w:pPr>
        <w:pStyle w:val="14"/>
        <w:tabs>
          <w:tab w:val="right" w:leader="dot" w:pos="8280"/>
        </w:tabs>
      </w:pPr>
      <w:r>
        <w:t>1.3.1    非功能需求 diagram</w:t>
      </w:r>
      <w:r>
        <w:tab/>
      </w:r>
      <w:r>
        <w:t>64</w:t>
      </w:r>
    </w:p>
    <w:p>
      <w:pPr>
        <w:pStyle w:val="14"/>
        <w:tabs>
          <w:tab w:val="right" w:leader="dot" w:pos="8280"/>
        </w:tabs>
      </w:pPr>
      <w:r>
        <w:t>1.3.2    安全性</w:t>
      </w:r>
      <w:r>
        <w:tab/>
      </w:r>
      <w:r>
        <w:t>64</w:t>
      </w:r>
    </w:p>
    <w:p>
      <w:pPr>
        <w:pStyle w:val="20"/>
        <w:tabs>
          <w:tab w:val="right" w:leader="dot" w:pos="8280"/>
        </w:tabs>
      </w:pPr>
      <w:r>
        <w:t>1.3.2.1    安全性 diagram</w:t>
      </w:r>
      <w:r>
        <w:tab/>
      </w:r>
      <w:r>
        <w:t>64</w:t>
      </w:r>
    </w:p>
    <w:p>
      <w:pPr>
        <w:pStyle w:val="20"/>
        <w:tabs>
          <w:tab w:val="right" w:leader="dot" w:pos="8280"/>
        </w:tabs>
      </w:pPr>
      <w:r>
        <w:t>1.3.2.2    REQ905-注册的设备方可联入系统</w:t>
      </w:r>
      <w:r>
        <w:tab/>
      </w:r>
      <w:r>
        <w:t>64</w:t>
      </w:r>
    </w:p>
    <w:p>
      <w:pPr>
        <w:pStyle w:val="20"/>
        <w:tabs>
          <w:tab w:val="right" w:leader="dot" w:pos="8280"/>
        </w:tabs>
      </w:pPr>
      <w:r>
        <w:t>1.3.2.3    REQ901-所有信息加密存储</w:t>
      </w:r>
      <w:r>
        <w:tab/>
      </w:r>
      <w:r>
        <w:t>65</w:t>
      </w:r>
    </w:p>
    <w:p>
      <w:pPr>
        <w:pStyle w:val="20"/>
        <w:tabs>
          <w:tab w:val="right" w:leader="dot" w:pos="8280"/>
        </w:tabs>
      </w:pPr>
      <w:r>
        <w:t>1.3.2.4    REQ902-数据/消息加密传输</w:t>
      </w:r>
      <w:r>
        <w:tab/>
      </w:r>
      <w:r>
        <w:t>65</w:t>
      </w:r>
    </w:p>
    <w:p>
      <w:pPr>
        <w:pStyle w:val="20"/>
        <w:tabs>
          <w:tab w:val="right" w:leader="dot" w:pos="8280"/>
        </w:tabs>
      </w:pPr>
      <w:r>
        <w:t>1.3.2.5    REQ903-授权的用户方可操作系统</w:t>
      </w:r>
      <w:r>
        <w:tab/>
      </w:r>
      <w:r>
        <w:t>65</w:t>
      </w:r>
    </w:p>
    <w:p>
      <w:pPr>
        <w:pStyle w:val="20"/>
        <w:tabs>
          <w:tab w:val="right" w:leader="dot" w:pos="8280"/>
        </w:tabs>
      </w:pPr>
      <w:r>
        <w:t>1.3.2.6    REQ904-核心服务/数据多机热备</w:t>
      </w:r>
      <w:r>
        <w:tab/>
      </w:r>
      <w:r>
        <w:t>65</w:t>
      </w:r>
    </w:p>
    <w:p>
      <w:pPr>
        <w:pStyle w:val="14"/>
        <w:tabs>
          <w:tab w:val="right" w:leader="dot" w:pos="8280"/>
        </w:tabs>
      </w:pPr>
      <w:r>
        <w:t>1.3.3    容错性</w:t>
      </w:r>
      <w:r>
        <w:tab/>
      </w:r>
      <w:r>
        <w:t>66</w:t>
      </w:r>
    </w:p>
    <w:p>
      <w:pPr>
        <w:pStyle w:val="20"/>
        <w:tabs>
          <w:tab w:val="right" w:leader="dot" w:pos="8280"/>
        </w:tabs>
      </w:pPr>
      <w:r>
        <w:t>1.3.3.1    容错性 diagram</w:t>
      </w:r>
      <w:r>
        <w:tab/>
      </w:r>
      <w:r>
        <w:t>66</w:t>
      </w:r>
    </w:p>
    <w:p>
      <w:pPr>
        <w:pStyle w:val="20"/>
        <w:tabs>
          <w:tab w:val="right" w:leader="dot" w:pos="8280"/>
        </w:tabs>
      </w:pPr>
      <w:r>
        <w:t>1.3.3.2    网络异常</w:t>
      </w:r>
      <w:r>
        <w:tab/>
      </w:r>
      <w:r>
        <w:t>66</w:t>
      </w:r>
    </w:p>
    <w:p>
      <w:pPr>
        <w:pStyle w:val="20"/>
        <w:tabs>
          <w:tab w:val="right" w:leader="dot" w:pos="8280"/>
        </w:tabs>
      </w:pPr>
      <w:r>
        <w:t>1.3.3.3    节点异常</w:t>
      </w:r>
      <w:r>
        <w:tab/>
      </w:r>
      <w:r>
        <w:t>66</w:t>
      </w:r>
    </w:p>
    <w:p>
      <w:pPr>
        <w:pStyle w:val="14"/>
        <w:tabs>
          <w:tab w:val="right" w:leader="dot" w:pos="8280"/>
        </w:tabs>
      </w:pPr>
      <w:r>
        <w:t>1.3.4    性能</w:t>
      </w:r>
      <w:r>
        <w:tab/>
      </w:r>
      <w:r>
        <w:t>67</w:t>
      </w:r>
    </w:p>
    <w:p>
      <w:pPr>
        <w:pStyle w:val="20"/>
        <w:tabs>
          <w:tab w:val="right" w:leader="dot" w:pos="8280"/>
        </w:tabs>
      </w:pPr>
      <w:r>
        <w:t>1.3.4.1    性能 diagram</w:t>
      </w:r>
      <w:r>
        <w:tab/>
      </w:r>
      <w:r>
        <w:t>67</w:t>
      </w:r>
    </w:p>
    <w:p>
      <w:pPr>
        <w:pStyle w:val="20"/>
        <w:tabs>
          <w:tab w:val="right" w:leader="dot" w:pos="8280"/>
        </w:tabs>
      </w:pPr>
      <w:r>
        <w:t>1.3.4.2    REQ921-常用操作无明显延迟感</w:t>
      </w:r>
      <w:r>
        <w:tab/>
      </w:r>
      <w:r>
        <w:t>67</w:t>
      </w:r>
    </w:p>
    <w:p>
      <w:pPr>
        <w:pStyle w:val="20"/>
        <w:tabs>
          <w:tab w:val="right" w:leader="dot" w:pos="8280"/>
        </w:tabs>
      </w:pPr>
      <w:r>
        <w:t>1.3.4.3    REQ922-集中审图允许接入毫米波设备要大于等于200台</w:t>
      </w:r>
      <w:r>
        <w:tab/>
      </w:r>
      <w:r>
        <w:t>67</w:t>
      </w:r>
    </w:p>
    <w:p>
      <w:pPr>
        <w:pStyle w:val="20"/>
        <w:tabs>
          <w:tab w:val="right" w:leader="dot" w:pos="8280"/>
        </w:tabs>
      </w:pPr>
      <w:r>
        <w:t>1.3.4.4    REQ923-扫描完成调度加传输时间小于等于1秒</w:t>
      </w:r>
      <w:r>
        <w:tab/>
      </w:r>
      <w:r>
        <w:t>67</w:t>
      </w:r>
    </w:p>
    <w:p>
      <w:pPr>
        <w:pStyle w:val="20"/>
        <w:tabs>
          <w:tab w:val="right" w:leader="dot" w:pos="8280"/>
        </w:tabs>
      </w:pPr>
      <w:r>
        <w:t>1.3.4.5    REQ924-高稳定性</w:t>
      </w:r>
      <w:r>
        <w:tab/>
      </w:r>
      <w:r>
        <w:t>68</w:t>
      </w:r>
    </w:p>
    <w:p>
      <w:pPr>
        <w:pStyle w:val="14"/>
        <w:tabs>
          <w:tab w:val="right" w:leader="dot" w:pos="8280"/>
        </w:tabs>
      </w:pPr>
      <w:r>
        <w:t>1.3.5    扩展性</w:t>
      </w:r>
      <w:r>
        <w:tab/>
      </w:r>
      <w:r>
        <w:t>69</w:t>
      </w:r>
    </w:p>
    <w:p>
      <w:pPr>
        <w:pStyle w:val="20"/>
        <w:tabs>
          <w:tab w:val="right" w:leader="dot" w:pos="8280"/>
        </w:tabs>
      </w:pPr>
      <w:r>
        <w:t>1.3.5.1    扩展性 diagram</w:t>
      </w:r>
      <w:r>
        <w:tab/>
      </w:r>
      <w:r>
        <w:t>69</w:t>
      </w:r>
    </w:p>
    <w:p>
      <w:pPr>
        <w:pStyle w:val="20"/>
        <w:tabs>
          <w:tab w:val="right" w:leader="dot" w:pos="8280"/>
        </w:tabs>
      </w:pPr>
      <w:r>
        <w:t>1.3.5.2    REQ941-接口化设计</w:t>
      </w:r>
      <w:r>
        <w:tab/>
      </w:r>
      <w:r>
        <w:t>69</w:t>
      </w:r>
    </w:p>
    <w:p>
      <w:pPr>
        <w:pStyle w:val="20"/>
        <w:tabs>
          <w:tab w:val="right" w:leader="dot" w:pos="8280"/>
        </w:tabs>
      </w:pPr>
      <w:r>
        <w:t>1.3.5.3    REQ942-插件化设计</w:t>
      </w:r>
      <w:r>
        <w:tab/>
      </w:r>
      <w:r>
        <w:t>69</w:t>
      </w:r>
    </w:p>
    <w:p>
      <w:pPr>
        <w:pStyle w:val="20"/>
        <w:tabs>
          <w:tab w:val="right" w:leader="dot" w:pos="8280"/>
        </w:tabs>
      </w:pPr>
      <w:r>
        <w:t>1.3.5.4    REQ943-模块化设计</w:t>
      </w:r>
      <w:r>
        <w:tab/>
      </w:r>
      <w:r>
        <w:t>70</w:t>
      </w:r>
    </w:p>
    <w:p>
      <w:pPr>
        <w:pStyle w:val="20"/>
        <w:tabs>
          <w:tab w:val="right" w:leader="dot" w:pos="8280"/>
        </w:tabs>
      </w:pPr>
      <w:r>
        <w:t>1.3.5.5    REQ944-RESTful</w:t>
      </w:r>
      <w:r>
        <w:tab/>
      </w:r>
      <w:r>
        <w:t>70</w:t>
      </w:r>
    </w:p>
    <w:p>
      <w:pPr>
        <w:pStyle w:val="20"/>
        <w:tabs>
          <w:tab w:val="right" w:leader="dot" w:pos="8280"/>
        </w:tabs>
      </w:pPr>
      <w:r>
        <w:t>1.3.5.6    REQ945-支持离线工作模式</w:t>
      </w:r>
      <w:r>
        <w:tab/>
      </w:r>
      <w:r>
        <w:t>70</w:t>
      </w:r>
    </w:p>
    <w:p>
      <w:pPr>
        <w:pStyle w:val="20"/>
        <w:tabs>
          <w:tab w:val="right" w:leader="dot" w:pos="8280"/>
        </w:tabs>
      </w:pPr>
      <w:r>
        <w:t>1.3.5.7    REQ946-工作模式灵活部署</w:t>
      </w:r>
      <w:r>
        <w:tab/>
      </w:r>
      <w:r>
        <w:t>70</w:t>
      </w:r>
    </w:p>
    <w:p>
      <w:pPr>
        <w:pStyle w:val="20"/>
        <w:tabs>
          <w:tab w:val="right" w:leader="dot" w:pos="8280"/>
        </w:tabs>
      </w:pPr>
      <w:r>
        <w:t>1.3.5.8    REQ947-设备节点灵活部署</w:t>
      </w:r>
      <w:r>
        <w:tab/>
      </w:r>
      <w:r>
        <w:t>74</w:t>
      </w:r>
    </w:p>
    <w:p>
      <w:pPr>
        <w:pStyle w:val="20"/>
        <w:tabs>
          <w:tab w:val="right" w:leader="dot" w:pos="8280"/>
        </w:tabs>
      </w:pPr>
      <w:r>
        <w:t>1.3.5.9    REQ948-支持第三方系统集成</w:t>
      </w:r>
      <w:r>
        <w:tab/>
      </w:r>
      <w:r>
        <w:t>74</w:t>
      </w:r>
    </w:p>
    <w:p>
      <w:pPr>
        <w:pStyle w:val="20"/>
        <w:tabs>
          <w:tab w:val="right" w:leader="dot" w:pos="8280"/>
        </w:tabs>
      </w:pPr>
      <w:r>
        <w:t>1.3.5.10    REQ949-支持多种分辨率</w:t>
      </w:r>
      <w:r>
        <w:tab/>
      </w:r>
      <w:r>
        <w:t>75</w:t>
      </w:r>
      <w:r>
        <w:fldChar w:fldCharType="end"/>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sectPr>
          <w:pgSz w:w="11902" w:h="16835"/>
          <w:pgMar w:top="1080" w:right="1080" w:bottom="1080" w:left="1080" w:header="720" w:footer="720" w:gutter="0"/>
          <w:cols w:space="720" w:num="1"/>
        </w:sectPr>
      </w:pPr>
    </w:p>
    <w:p>
      <w:pPr>
        <w:pStyle w:val="2"/>
      </w:pPr>
      <w:r>
        <w:t>毫</w:t>
      </w:r>
      <w:bookmarkStart w:id="0" w:name="ºÁÃ×²¨¼¯ÖÐ²éÑéÐèÇóÄ£ÐÍ_START"/>
      <w:bookmarkEnd w:id="0"/>
      <w:r>
        <w:t>米波集中查验需求模型</w:t>
      </w:r>
    </w:p>
    <w:p>
      <w:pPr>
        <w:pStyle w:val="39"/>
      </w:pPr>
      <w:r>
        <w:rPr>
          <w:rStyle w:val="27"/>
        </w:rPr>
        <w:t>Package in package 'Model'</w:t>
      </w:r>
    </w:p>
    <w:p>
      <w:pPr>
        <w:pStyle w:val="39"/>
      </w:pPr>
    </w:p>
    <w:p>
      <w:pPr>
        <w:pStyle w:val="38"/>
        <w:tabs>
          <w:tab w:val="left" w:pos="720"/>
        </w:tabs>
      </w:pPr>
      <w:r>
        <w:t>毫米波集中查验需求模型</w:t>
      </w:r>
    </w:p>
    <w:p>
      <w:pPr>
        <w:pStyle w:val="38"/>
        <w:tabs>
          <w:tab w:val="left" w:pos="720"/>
        </w:tabs>
      </w:pPr>
      <w:r>
        <w:t>Version   Phase 1.0  Proposed</w:t>
      </w:r>
    </w:p>
    <w:p>
      <w:pPr>
        <w:pStyle w:val="38"/>
        <w:tabs>
          <w:tab w:val="left" w:pos="720"/>
        </w:tabs>
      </w:pPr>
      <w:r>
        <w:t xml:space="preserve"> created on 2018/3/16.  Last modified 2019/8/20</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3"/>
      </w:pPr>
      <w:r>
        <w:t>毫米波集中查验需求模型 diagram</w:t>
      </w:r>
    </w:p>
    <w:p>
      <w:pPr>
        <w:pStyle w:val="39"/>
      </w:pPr>
      <w:r>
        <w:rPr>
          <w:rStyle w:val="27"/>
        </w:rPr>
        <w:t>定制 diagram in package '毫米波集中查验需求模型'</w:t>
      </w:r>
    </w:p>
    <w:p>
      <w:pPr>
        <w:pStyle w:val="39"/>
      </w:pPr>
    </w:p>
    <w:p>
      <w:pPr>
        <w:pStyle w:val="38"/>
        <w:tabs>
          <w:tab w:val="left" w:pos="720"/>
        </w:tabs>
      </w:pPr>
      <w:r>
        <w:t xml:space="preserve">毫米波集中查验需求模型 </w:t>
      </w:r>
    </w:p>
    <w:p>
      <w:pPr>
        <w:pStyle w:val="38"/>
        <w:tabs>
          <w:tab w:val="left" w:pos="720"/>
        </w:tabs>
      </w:pPr>
      <w:r>
        <w:t>Version 1.0</w:t>
      </w:r>
    </w:p>
    <w:p>
      <w:pPr>
        <w:pStyle w:val="38"/>
        <w:tabs>
          <w:tab w:val="left" w:pos="720"/>
        </w:tabs>
      </w:pPr>
      <w:r>
        <w:t>yuanshaoming created on 2018/3/16.  Last modified 2019/8/20</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5029200" cy="359092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8"/>
                    <a:stretch>
                      <a:fillRect/>
                    </a:stretch>
                  </pic:blipFill>
                  <pic:spPr>
                    <a:xfrm>
                      <a:off x="0" y="0"/>
                      <a:ext cx="5029200" cy="3590925"/>
                    </a:xfrm>
                    <a:prstGeom prst="rect">
                      <a:avLst/>
                    </a:prstGeom>
                    <a:noFill/>
                    <a:ln w="9525">
                      <a:noFill/>
                      <a:miter lim="800000"/>
                      <a:headEnd/>
                      <a:tailEnd/>
                    </a:ln>
                  </pic:spPr>
                </pic:pic>
              </a:graphicData>
            </a:graphic>
          </wp:inline>
        </w:drawing>
      </w:r>
    </w:p>
    <w:p>
      <w:pPr>
        <w:pStyle w:val="40"/>
        <w:rPr>
          <w:sz w:val="20"/>
          <w:szCs w:val="20"/>
        </w:rPr>
      </w:pPr>
    </w:p>
    <w:p>
      <w:pPr>
        <w:pStyle w:val="41"/>
      </w:pPr>
      <w:r>
        <w:t>毫米波集中查验需求模型</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1" w:name="BKM_488D871A_DFA2_4E0F_872C_85F7E3FCABD4"/>
      <w:bookmarkEnd w:id="1"/>
    </w:p>
    <w:p>
      <w:pPr>
        <w:rPr>
          <w:rFonts w:ascii="Times New Roman" w:hAnsi="Times New Roman" w:eastAsia="Times New Roman" w:cs="Times New Roman"/>
          <w:sz w:val="20"/>
          <w:szCs w:val="20"/>
        </w:rPr>
      </w:pPr>
    </w:p>
    <w:p>
      <w:pPr>
        <w:pStyle w:val="3"/>
      </w:pPr>
      <w:r>
        <w:t>功</w:t>
      </w:r>
      <w:bookmarkStart w:id="2" w:name="¹¦ÄÜÐèÇó_START"/>
      <w:bookmarkEnd w:id="2"/>
      <w:r>
        <w:t>能需求</w:t>
      </w:r>
    </w:p>
    <w:p>
      <w:pPr>
        <w:pStyle w:val="39"/>
      </w:pPr>
      <w:r>
        <w:rPr>
          <w:rStyle w:val="27"/>
        </w:rPr>
        <w:t>Package in package '毫米波集中查验需求模型'</w:t>
      </w:r>
    </w:p>
    <w:p>
      <w:pPr>
        <w:pStyle w:val="39"/>
      </w:pPr>
    </w:p>
    <w:p>
      <w:pPr>
        <w:pStyle w:val="38"/>
        <w:tabs>
          <w:tab w:val="left" w:pos="720"/>
        </w:tabs>
      </w:pPr>
      <w:r>
        <w:t>功能需求</w:t>
      </w:r>
    </w:p>
    <w:p>
      <w:pPr>
        <w:pStyle w:val="38"/>
        <w:tabs>
          <w:tab w:val="left" w:pos="720"/>
        </w:tabs>
      </w:pPr>
      <w:r>
        <w:t>Version 1.0  Phase 1.0  Proposed</w:t>
      </w:r>
    </w:p>
    <w:p>
      <w:pPr>
        <w:pStyle w:val="38"/>
        <w:tabs>
          <w:tab w:val="left" w:pos="720"/>
        </w:tabs>
      </w:pPr>
      <w:r>
        <w:t xml:space="preserve"> created on 2018/3/16.  Last modified 2018/4/7</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4"/>
      </w:pPr>
      <w:r>
        <w:t>功能需求 diagram</w:t>
      </w:r>
    </w:p>
    <w:p>
      <w:pPr>
        <w:pStyle w:val="39"/>
      </w:pPr>
      <w:r>
        <w:rPr>
          <w:rStyle w:val="27"/>
        </w:rPr>
        <w:t>定制 diagram in package '功能需求'</w:t>
      </w:r>
    </w:p>
    <w:p>
      <w:pPr>
        <w:pStyle w:val="39"/>
      </w:pPr>
    </w:p>
    <w:p>
      <w:pPr>
        <w:pStyle w:val="38"/>
        <w:tabs>
          <w:tab w:val="left" w:pos="720"/>
        </w:tabs>
      </w:pPr>
      <w:r>
        <w:t xml:space="preserve">功能需求 </w:t>
      </w:r>
    </w:p>
    <w:p>
      <w:pPr>
        <w:pStyle w:val="38"/>
        <w:tabs>
          <w:tab w:val="left" w:pos="720"/>
        </w:tabs>
      </w:pPr>
      <w:r>
        <w:t>Version 1.0</w:t>
      </w:r>
    </w:p>
    <w:p>
      <w:pPr>
        <w:pStyle w:val="38"/>
        <w:tabs>
          <w:tab w:val="left" w:pos="720"/>
        </w:tabs>
      </w:pPr>
      <w:r>
        <w:t>yuanshaoming created on 2018/3/16.  Last modified 2019/8/30</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6223000" cy="69723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9"/>
                    <a:stretch>
                      <a:fillRect/>
                    </a:stretch>
                  </pic:blipFill>
                  <pic:spPr>
                    <a:xfrm>
                      <a:off x="0" y="0"/>
                      <a:ext cx="6223000" cy="697230"/>
                    </a:xfrm>
                    <a:prstGeom prst="rect">
                      <a:avLst/>
                    </a:prstGeom>
                    <a:noFill/>
                    <a:ln w="9525">
                      <a:noFill/>
                      <a:miter lim="800000"/>
                      <a:headEnd/>
                      <a:tailEnd/>
                    </a:ln>
                  </pic:spPr>
                </pic:pic>
              </a:graphicData>
            </a:graphic>
          </wp:inline>
        </w:drawing>
      </w:r>
    </w:p>
    <w:p>
      <w:pPr>
        <w:pStyle w:val="40"/>
        <w:rPr>
          <w:sz w:val="20"/>
          <w:szCs w:val="20"/>
        </w:rPr>
      </w:pPr>
    </w:p>
    <w:p>
      <w:pPr>
        <w:pStyle w:val="41"/>
      </w:pPr>
      <w:r>
        <w:t>功能需求</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3" w:name="BKM_32299965_1396_4E4D_BF80_7A5690141F45"/>
      <w:bookmarkEnd w:id="3"/>
    </w:p>
    <w:p>
      <w:pPr>
        <w:rPr>
          <w:rFonts w:ascii="Times New Roman" w:hAnsi="Times New Roman" w:eastAsia="Times New Roman" w:cs="Times New Roman"/>
          <w:sz w:val="20"/>
          <w:szCs w:val="20"/>
        </w:rPr>
      </w:pPr>
    </w:p>
    <w:p>
      <w:pPr>
        <w:pStyle w:val="4"/>
      </w:pPr>
      <w:r>
        <w:t>判</w:t>
      </w:r>
      <w:bookmarkStart w:id="4" w:name="ÅÐÍ¼Õ¾_START"/>
      <w:bookmarkEnd w:id="4"/>
      <w:r>
        <w:t>图站</w:t>
      </w:r>
    </w:p>
    <w:p>
      <w:pPr>
        <w:pStyle w:val="39"/>
      </w:pPr>
      <w:r>
        <w:rPr>
          <w:rStyle w:val="27"/>
        </w:rPr>
        <w:t>Package in package '功能需求'</w:t>
      </w:r>
    </w:p>
    <w:p>
      <w:pPr>
        <w:pStyle w:val="39"/>
      </w:pPr>
    </w:p>
    <w:p>
      <w:pPr>
        <w:pStyle w:val="39"/>
      </w:pPr>
      <w:r>
        <w:t>在远程判图站，判图员可以对设备进行判图、发送通过或报警结论、数据查询、数据统计等操作，判图结论将传送给人体安全检查仪设备端或手检站。</w:t>
      </w:r>
    </w:p>
    <w:p>
      <w:pPr>
        <w:pStyle w:val="39"/>
      </w:pPr>
    </w:p>
    <w:p>
      <w:pPr>
        <w:pStyle w:val="38"/>
        <w:tabs>
          <w:tab w:val="left" w:pos="720"/>
        </w:tabs>
      </w:pPr>
      <w:r>
        <w:t>判图站</w:t>
      </w:r>
    </w:p>
    <w:p>
      <w:pPr>
        <w:pStyle w:val="38"/>
        <w:tabs>
          <w:tab w:val="left" w:pos="720"/>
        </w:tabs>
      </w:pPr>
      <w:r>
        <w:t>Version 1.0  Phase 1.0  Proposed</w:t>
      </w:r>
    </w:p>
    <w:p>
      <w:pPr>
        <w:pStyle w:val="38"/>
        <w:tabs>
          <w:tab w:val="left" w:pos="720"/>
        </w:tabs>
      </w:pPr>
      <w:r>
        <w:t>ois created on 2019/5/21.  Last modified 2019/9/6</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5"/>
      </w:pPr>
      <w:r>
        <w:t>判图站 diagram</w:t>
      </w:r>
    </w:p>
    <w:p>
      <w:pPr>
        <w:pStyle w:val="39"/>
      </w:pPr>
      <w:r>
        <w:rPr>
          <w:rStyle w:val="27"/>
        </w:rPr>
        <w:t>Requirements diagram in package '判图站'</w:t>
      </w:r>
    </w:p>
    <w:p>
      <w:pPr>
        <w:pStyle w:val="39"/>
      </w:pPr>
    </w:p>
    <w:p>
      <w:pPr>
        <w:pStyle w:val="38"/>
        <w:tabs>
          <w:tab w:val="left" w:pos="720"/>
        </w:tabs>
      </w:pPr>
      <w:r>
        <w:t xml:space="preserve">判图站 </w:t>
      </w:r>
    </w:p>
    <w:p>
      <w:pPr>
        <w:pStyle w:val="38"/>
        <w:tabs>
          <w:tab w:val="left" w:pos="720"/>
        </w:tabs>
      </w:pPr>
      <w:r>
        <w:t>Version 1.0</w:t>
      </w:r>
    </w:p>
    <w:p>
      <w:pPr>
        <w:pStyle w:val="38"/>
        <w:tabs>
          <w:tab w:val="left" w:pos="720"/>
        </w:tabs>
      </w:pPr>
      <w:r>
        <w:t>ois created on 2019/5/21.  Last modified 2019/9/6</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5791200" cy="1914525"/>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10"/>
                    <a:stretch>
                      <a:fillRect/>
                    </a:stretch>
                  </pic:blipFill>
                  <pic:spPr>
                    <a:xfrm>
                      <a:off x="0" y="0"/>
                      <a:ext cx="5791200" cy="1914525"/>
                    </a:xfrm>
                    <a:prstGeom prst="rect">
                      <a:avLst/>
                    </a:prstGeom>
                    <a:noFill/>
                    <a:ln w="9525">
                      <a:noFill/>
                      <a:miter lim="800000"/>
                      <a:headEnd/>
                      <a:tailEnd/>
                    </a:ln>
                  </pic:spPr>
                </pic:pic>
              </a:graphicData>
            </a:graphic>
          </wp:inline>
        </w:drawing>
      </w:r>
    </w:p>
    <w:p>
      <w:pPr>
        <w:pStyle w:val="40"/>
        <w:rPr>
          <w:sz w:val="20"/>
          <w:szCs w:val="20"/>
        </w:rPr>
      </w:pPr>
    </w:p>
    <w:p>
      <w:pPr>
        <w:pStyle w:val="41"/>
      </w:pPr>
      <w:r>
        <w:t>判图站</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5" w:name="BKM_73E88150_32D9_446B_A161_5A45DDC7B21A"/>
      <w:bookmarkEnd w:id="5"/>
    </w:p>
    <w:p>
      <w:pPr>
        <w:rPr>
          <w:rFonts w:ascii="Times New Roman" w:hAnsi="Times New Roman" w:eastAsia="Times New Roman" w:cs="Times New Roman"/>
          <w:sz w:val="20"/>
          <w:szCs w:val="20"/>
        </w:rPr>
      </w:pPr>
    </w:p>
    <w:p>
      <w:pPr>
        <w:pStyle w:val="5"/>
      </w:pPr>
      <w:r>
        <w:t>基本功能</w:t>
      </w:r>
    </w:p>
    <w:p>
      <w:pPr>
        <w:pStyle w:val="39"/>
      </w:pPr>
      <w:r>
        <w:rPr>
          <w:rStyle w:val="27"/>
        </w:rPr>
        <w:t>Package in package '判图站'</w:t>
      </w:r>
    </w:p>
    <w:p>
      <w:pPr>
        <w:pStyle w:val="39"/>
      </w:pPr>
    </w:p>
    <w:p>
      <w:pPr>
        <w:pStyle w:val="38"/>
        <w:tabs>
          <w:tab w:val="left" w:pos="720"/>
        </w:tabs>
      </w:pPr>
      <w:r>
        <w:t>基本功能</w:t>
      </w:r>
    </w:p>
    <w:p>
      <w:pPr>
        <w:pStyle w:val="38"/>
        <w:tabs>
          <w:tab w:val="left" w:pos="720"/>
        </w:tabs>
      </w:pPr>
      <w:r>
        <w:t>Version 1.0  Phase 1.0  提议的</w:t>
      </w:r>
    </w:p>
    <w:p>
      <w:pPr>
        <w:pStyle w:val="38"/>
        <w:tabs>
          <w:tab w:val="left" w:pos="720"/>
        </w:tabs>
      </w:pPr>
      <w:del w:id="31" w:author="admin" w:date="2019-10-17T10:07:25Z">
        <w:r>
          <w:rPr/>
          <w:delText xml:space="preserve">zhuming1 </w:delText>
        </w:r>
      </w:del>
      <w:r>
        <w:t>created on 2019/9/2.  Last modified 2019/9/2</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基本功能 diagram</w:t>
      </w:r>
    </w:p>
    <w:p>
      <w:pPr>
        <w:pStyle w:val="39"/>
      </w:pPr>
      <w:r>
        <w:rPr>
          <w:rStyle w:val="27"/>
        </w:rPr>
        <w:t>Requirements diagram in package '基本功能'</w:t>
      </w:r>
    </w:p>
    <w:p>
      <w:pPr>
        <w:pStyle w:val="39"/>
      </w:pPr>
    </w:p>
    <w:p>
      <w:pPr>
        <w:pStyle w:val="38"/>
        <w:tabs>
          <w:tab w:val="left" w:pos="720"/>
        </w:tabs>
      </w:pPr>
      <w:r>
        <w:t xml:space="preserve">基本功能 </w:t>
      </w:r>
    </w:p>
    <w:p>
      <w:pPr>
        <w:pStyle w:val="38"/>
        <w:tabs>
          <w:tab w:val="left" w:pos="720"/>
        </w:tabs>
      </w:pPr>
      <w:r>
        <w:t>Version 1.0</w:t>
      </w:r>
    </w:p>
    <w:p>
      <w:pPr>
        <w:pStyle w:val="38"/>
        <w:tabs>
          <w:tab w:val="left" w:pos="720"/>
        </w:tabs>
      </w:pPr>
      <w:del w:id="32" w:author="admin" w:date="2019-10-17T10:07:25Z">
        <w:r>
          <w:rPr/>
          <w:delText xml:space="preserve">zhuming1 </w:delText>
        </w:r>
      </w:del>
      <w:r>
        <w:t>created on 2019/9/2.  Last modified 2019/9/20</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1524000" cy="3248025"/>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11"/>
                    <a:stretch>
                      <a:fillRect/>
                    </a:stretch>
                  </pic:blipFill>
                  <pic:spPr>
                    <a:xfrm>
                      <a:off x="0" y="0"/>
                      <a:ext cx="1524000" cy="3248025"/>
                    </a:xfrm>
                    <a:prstGeom prst="rect">
                      <a:avLst/>
                    </a:prstGeom>
                    <a:noFill/>
                    <a:ln w="9525">
                      <a:noFill/>
                      <a:miter lim="800000"/>
                      <a:headEnd/>
                      <a:tailEnd/>
                    </a:ln>
                  </pic:spPr>
                </pic:pic>
              </a:graphicData>
            </a:graphic>
          </wp:inline>
        </w:drawing>
      </w:r>
    </w:p>
    <w:p>
      <w:pPr>
        <w:pStyle w:val="40"/>
        <w:rPr>
          <w:sz w:val="20"/>
          <w:szCs w:val="20"/>
        </w:rPr>
      </w:pPr>
    </w:p>
    <w:p>
      <w:pPr>
        <w:pStyle w:val="41"/>
      </w:pPr>
      <w:r>
        <w:t>基本功能</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6" w:name="BKM_F66B4CD9_6405_4FCB_9244_8E1EF08FD213"/>
      <w:bookmarkEnd w:id="6"/>
    </w:p>
    <w:p>
      <w:pPr>
        <w:rPr>
          <w:rFonts w:ascii="Times New Roman" w:hAnsi="Times New Roman" w:eastAsia="Times New Roman" w:cs="Times New Roman"/>
          <w:sz w:val="20"/>
          <w:szCs w:val="20"/>
        </w:rPr>
      </w:pPr>
    </w:p>
    <w:p>
      <w:pPr>
        <w:pStyle w:val="6"/>
      </w:pPr>
      <w:r>
        <w:t>判图站客户端主界面</w:t>
      </w:r>
    </w:p>
    <w:p>
      <w:pPr>
        <w:pStyle w:val="39"/>
      </w:pPr>
      <w:r>
        <w:rPr>
          <w:rStyle w:val="27"/>
          <w:color w:val="000000"/>
        </w:rPr>
        <w:t>需求 in package '基本功能'</w:t>
      </w:r>
    </w:p>
    <w:p>
      <w:pPr>
        <w:tabs>
          <w:tab w:val="left" w:pos="720"/>
        </w:tabs>
        <w:rPr>
          <w:sz w:val="20"/>
          <w:szCs w:val="20"/>
        </w:rPr>
      </w:pPr>
    </w:p>
    <w:p>
      <w:pPr>
        <w:pStyle w:val="39"/>
      </w:pPr>
      <w:r>
        <w:rPr>
          <w:color w:val="000000"/>
        </w:rPr>
        <w:t>判图站客户端主界面显示内容包括，但不限于：系统时间、判图员、工作计时、待审图列表、已审计数、扣留计数、放行计数、平均耗时、时间上限、客户端编号。</w:t>
      </w:r>
    </w:p>
    <w:p>
      <w:pPr>
        <w:rPr>
          <w:sz w:val="20"/>
          <w:szCs w:val="20"/>
        </w:rPr>
      </w:pPr>
    </w:p>
    <w:p>
      <w:pPr>
        <w:pStyle w:val="38"/>
      </w:pPr>
      <w:r>
        <w:t xml:space="preserve">判图站客户端主界面 </w:t>
      </w:r>
    </w:p>
    <w:p>
      <w:pPr>
        <w:pStyle w:val="38"/>
      </w:pPr>
      <w:r>
        <w:t xml:space="preserve">Version 1.0  Phase 1.0  </w:t>
      </w:r>
    </w:p>
    <w:p>
      <w:pPr>
        <w:pStyle w:val="38"/>
      </w:pPr>
      <w:del w:id="33" w:author="admin" w:date="2019-10-17T10:07:25Z">
        <w:r>
          <w:rPr/>
          <w:delText xml:space="preserve">zhuming1 </w:delText>
        </w:r>
      </w:del>
      <w:r>
        <w:t>created on 2019/9/2.  Last modified 2019/9/6</w:t>
      </w:r>
    </w:p>
    <w:p>
      <w:pPr>
        <w:pStyle w:val="39"/>
      </w:pPr>
    </w:p>
    <w:p>
      <w:pPr>
        <w:pStyle w:val="39"/>
      </w:pPr>
      <w:r>
        <w:rPr>
          <w:color w:val="5F5F5F"/>
        </w:rPr>
        <w:t xml:space="preserve"> </w:t>
      </w:r>
      <w:r>
        <w:t xml:space="preserve"> </w:t>
      </w:r>
      <w:bookmarkStart w:id="7" w:name="BKM_00A3B409_9285_4100_94DE_F1B6DD535C34"/>
      <w:bookmarkEnd w:id="7"/>
    </w:p>
    <w:p>
      <w:pPr>
        <w:pStyle w:val="39"/>
      </w:pPr>
    </w:p>
    <w:p>
      <w:pPr>
        <w:pStyle w:val="6"/>
      </w:pPr>
      <w:r>
        <w:t>工作超时提醒</w:t>
      </w:r>
    </w:p>
    <w:p>
      <w:pPr>
        <w:pStyle w:val="39"/>
      </w:pPr>
      <w:r>
        <w:rPr>
          <w:rStyle w:val="27"/>
          <w:color w:val="000000"/>
        </w:rPr>
        <w:t>需求 in package '基本功能'</w:t>
      </w:r>
    </w:p>
    <w:p>
      <w:pPr>
        <w:tabs>
          <w:tab w:val="left" w:pos="720"/>
        </w:tabs>
        <w:rPr>
          <w:sz w:val="20"/>
          <w:szCs w:val="20"/>
        </w:rPr>
      </w:pPr>
    </w:p>
    <w:p>
      <w:pPr>
        <w:pStyle w:val="39"/>
      </w:pPr>
      <w:r>
        <w:rPr>
          <w:color w:val="000000"/>
        </w:rPr>
        <w:t>以一次登陆为开始，计算判图员的累计工作时长，对工作超时现象进行提醒，但不要影响当前判图工作。</w:t>
      </w:r>
    </w:p>
    <w:p>
      <w:pPr>
        <w:rPr>
          <w:sz w:val="20"/>
          <w:szCs w:val="20"/>
        </w:rPr>
      </w:pPr>
    </w:p>
    <w:p>
      <w:pPr>
        <w:pStyle w:val="38"/>
      </w:pPr>
      <w:r>
        <w:t xml:space="preserve">工作超时提醒 </w:t>
      </w:r>
    </w:p>
    <w:p>
      <w:pPr>
        <w:pStyle w:val="38"/>
      </w:pPr>
      <w:r>
        <w:t xml:space="preserve">Version 1.0  Phase 1.0  </w:t>
      </w:r>
    </w:p>
    <w:p>
      <w:pPr>
        <w:pStyle w:val="38"/>
      </w:pPr>
      <w:del w:id="34" w:author="admin" w:date="2019-10-17T10:07:25Z">
        <w:r>
          <w:rPr/>
          <w:delText xml:space="preserve">zhuming1 </w:delText>
        </w:r>
      </w:del>
      <w:r>
        <w:t>created on 2019/9/2.  Last modified 2019/9/6</w:t>
      </w:r>
    </w:p>
    <w:p>
      <w:pPr>
        <w:pStyle w:val="39"/>
      </w:pPr>
    </w:p>
    <w:p>
      <w:pPr>
        <w:pStyle w:val="39"/>
      </w:pPr>
      <w:r>
        <w:rPr>
          <w:color w:val="5F5F5F"/>
        </w:rPr>
        <w:t xml:space="preserve"> </w:t>
      </w:r>
      <w:r>
        <w:t xml:space="preserve"> </w:t>
      </w:r>
      <w:bookmarkStart w:id="8" w:name="BKM_B9E05AC2_3231_4F9F_A3AB_2C04F88368EE"/>
      <w:bookmarkEnd w:id="8"/>
    </w:p>
    <w:p>
      <w:pPr>
        <w:pStyle w:val="39"/>
      </w:pPr>
    </w:p>
    <w:p>
      <w:pPr>
        <w:pStyle w:val="6"/>
      </w:pPr>
      <w:r>
        <w:t>开始/暂停工作</w:t>
      </w:r>
    </w:p>
    <w:p>
      <w:pPr>
        <w:pStyle w:val="39"/>
      </w:pPr>
      <w:r>
        <w:rPr>
          <w:rStyle w:val="27"/>
          <w:color w:val="000000"/>
        </w:rPr>
        <w:t>需求 in package '基本功能'</w:t>
      </w:r>
    </w:p>
    <w:p>
      <w:pPr>
        <w:tabs>
          <w:tab w:val="left" w:pos="720"/>
        </w:tabs>
        <w:rPr>
          <w:sz w:val="20"/>
          <w:szCs w:val="20"/>
        </w:rPr>
      </w:pPr>
    </w:p>
    <w:p>
      <w:pPr>
        <w:pStyle w:val="39"/>
      </w:pPr>
      <w:r>
        <w:rPr>
          <w:color w:val="000000"/>
        </w:rPr>
        <w:t>用户登陆后可以通过按钮灵活开始/暂停工作，暂停工作后不再接收任务并且不能影响当前已经接受的任务处理。</w:t>
      </w:r>
    </w:p>
    <w:p>
      <w:pPr>
        <w:rPr>
          <w:sz w:val="20"/>
          <w:szCs w:val="20"/>
        </w:rPr>
      </w:pPr>
    </w:p>
    <w:p>
      <w:pPr>
        <w:pStyle w:val="38"/>
      </w:pPr>
      <w:r>
        <w:t xml:space="preserve">开始/暂停工作 </w:t>
      </w:r>
    </w:p>
    <w:p>
      <w:pPr>
        <w:pStyle w:val="38"/>
      </w:pPr>
      <w:r>
        <w:t xml:space="preserve">Version 1.0  Phase 1.0  </w:t>
      </w:r>
    </w:p>
    <w:p>
      <w:pPr>
        <w:pStyle w:val="38"/>
      </w:pPr>
      <w:del w:id="35" w:author="admin" w:date="2019-10-17T10:07:25Z">
        <w:r>
          <w:rPr/>
          <w:delText xml:space="preserve">zhuming1 </w:delText>
        </w:r>
      </w:del>
      <w:r>
        <w:t>created on 2019/9/20.  Last modified 2019/9/20</w:t>
      </w:r>
    </w:p>
    <w:p>
      <w:pPr>
        <w:pStyle w:val="39"/>
      </w:pPr>
    </w:p>
    <w:p>
      <w:pPr>
        <w:pStyle w:val="39"/>
      </w:pPr>
      <w:r>
        <w:rPr>
          <w:color w:val="5F5F5F"/>
        </w:rPr>
        <w:t xml:space="preserve"> </w:t>
      </w:r>
      <w:r>
        <w:t xml:space="preserve"> </w:t>
      </w:r>
      <w:bookmarkStart w:id="9" w:name="BKM_9992A136_32BB_4987_A8BD_289C066A7CE4"/>
      <w:bookmarkEnd w:id="9"/>
    </w:p>
    <w:p>
      <w:pPr>
        <w:pStyle w:val="39"/>
      </w:pPr>
    </w:p>
    <w:p>
      <w:pPr>
        <w:pStyle w:val="6"/>
      </w:pPr>
      <w:r>
        <w:t>详细显示审图项</w:t>
      </w:r>
    </w:p>
    <w:p>
      <w:pPr>
        <w:pStyle w:val="39"/>
      </w:pPr>
      <w:r>
        <w:rPr>
          <w:rStyle w:val="27"/>
          <w:color w:val="000000"/>
        </w:rPr>
        <w:t>需求 in package '基本功能'</w:t>
      </w:r>
    </w:p>
    <w:p>
      <w:pPr>
        <w:tabs>
          <w:tab w:val="left" w:pos="720"/>
        </w:tabs>
        <w:rPr>
          <w:sz w:val="20"/>
          <w:szCs w:val="20"/>
        </w:rPr>
      </w:pPr>
    </w:p>
    <w:p>
      <w:pPr>
        <w:pStyle w:val="39"/>
      </w:pPr>
      <w:r>
        <w:rPr>
          <w:color w:val="000000"/>
        </w:rPr>
        <w:t>对于打开的判图项，显示内容包括，但不限于：原始图像、图像处理工具、剩余判图时间、图像编号 、查验等级、自动违禁品识别结论。</w:t>
      </w:r>
    </w:p>
    <w:p>
      <w:pPr>
        <w:rPr>
          <w:sz w:val="20"/>
          <w:szCs w:val="20"/>
        </w:rPr>
      </w:pPr>
    </w:p>
    <w:p>
      <w:pPr>
        <w:pStyle w:val="38"/>
      </w:pPr>
      <w:r>
        <w:t xml:space="preserve">详细显示审图项 </w:t>
      </w:r>
    </w:p>
    <w:p>
      <w:pPr>
        <w:pStyle w:val="38"/>
      </w:pPr>
      <w:r>
        <w:t xml:space="preserve">Version 1.0  Phase 1.0  </w:t>
      </w:r>
    </w:p>
    <w:p>
      <w:pPr>
        <w:pStyle w:val="38"/>
      </w:pPr>
      <w:del w:id="36" w:author="admin" w:date="2019-10-17T10:07:25Z">
        <w:r>
          <w:rPr/>
          <w:delText xml:space="preserve">zhuming1 </w:delText>
        </w:r>
      </w:del>
      <w:r>
        <w:t>created on 2019/9/2.  Last modified 2019/9/6</w:t>
      </w:r>
    </w:p>
    <w:p>
      <w:pPr>
        <w:pStyle w:val="39"/>
      </w:pPr>
    </w:p>
    <w:p>
      <w:pPr>
        <w:pStyle w:val="39"/>
      </w:pPr>
      <w:r>
        <w:rPr>
          <w:color w:val="5F5F5F"/>
        </w:rPr>
        <w:t xml:space="preserve"> </w:t>
      </w:r>
      <w:r>
        <w:t xml:space="preserve">   </w:t>
      </w:r>
      <w:bookmarkStart w:id="10" w:name="BKM_2E027A45_E2C7_4D2E_A5F6_661E98A834E5"/>
      <w:bookmarkEnd w:id="10"/>
      <w:bookmarkStart w:id="11" w:name="BKM_2419B1FC_AA1E_40A8_B16A_B46D6CF1701E"/>
      <w:bookmarkEnd w:id="11"/>
    </w:p>
    <w:p>
      <w:pPr>
        <w:pStyle w:val="39"/>
      </w:pPr>
    </w:p>
    <w:p>
      <w:bookmarkStart w:id="12" w:name="ÅÐÍ¼¹¦ÄÜ_START"/>
      <w:bookmarkEnd w:id="12"/>
      <w:r>
        <w:rPr>
          <w:rFonts w:ascii="Times New Roman" w:hAnsi="Times New Roman" w:eastAsia="Times New Roman" w:cs="Times New Roman"/>
          <w:sz w:val="20"/>
          <w:szCs w:val="20"/>
        </w:rPr>
        <w:br w:type="page"/>
      </w:r>
    </w:p>
    <w:p>
      <w:pPr>
        <w:pStyle w:val="5"/>
      </w:pPr>
      <w:r>
        <w:t>判图功能</w:t>
      </w:r>
    </w:p>
    <w:p>
      <w:pPr>
        <w:pStyle w:val="39"/>
      </w:pPr>
      <w:r>
        <w:rPr>
          <w:rStyle w:val="27"/>
        </w:rPr>
        <w:t>Package in package '判图站'</w:t>
      </w:r>
    </w:p>
    <w:p>
      <w:pPr>
        <w:pStyle w:val="39"/>
      </w:pPr>
    </w:p>
    <w:p>
      <w:pPr>
        <w:pStyle w:val="38"/>
        <w:tabs>
          <w:tab w:val="left" w:pos="720"/>
        </w:tabs>
      </w:pPr>
      <w:r>
        <w:t>判图功能</w:t>
      </w:r>
    </w:p>
    <w:p>
      <w:pPr>
        <w:pStyle w:val="38"/>
        <w:tabs>
          <w:tab w:val="left" w:pos="720"/>
        </w:tabs>
      </w:pPr>
      <w:r>
        <w:t>Version 1.0  Phase 1.0  提议的</w:t>
      </w:r>
    </w:p>
    <w:p>
      <w:pPr>
        <w:pStyle w:val="38"/>
        <w:tabs>
          <w:tab w:val="left" w:pos="720"/>
        </w:tabs>
      </w:pPr>
      <w:del w:id="37" w:author="admin" w:date="2019-10-17T10:07:25Z">
        <w:r>
          <w:rPr/>
          <w:delText xml:space="preserve">zhuming1 </w:delText>
        </w:r>
      </w:del>
      <w:r>
        <w:t>created on 2019/9/2.  Last modified 2019/9/2</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判图功能 diagram</w:t>
      </w:r>
    </w:p>
    <w:p>
      <w:pPr>
        <w:pStyle w:val="39"/>
      </w:pPr>
      <w:r>
        <w:rPr>
          <w:rStyle w:val="27"/>
        </w:rPr>
        <w:t>Requirements diagram in package '判图功能'</w:t>
      </w:r>
    </w:p>
    <w:p>
      <w:pPr>
        <w:pStyle w:val="39"/>
      </w:pPr>
    </w:p>
    <w:p>
      <w:pPr>
        <w:pStyle w:val="38"/>
        <w:tabs>
          <w:tab w:val="left" w:pos="720"/>
        </w:tabs>
      </w:pPr>
      <w:r>
        <w:t xml:space="preserve">判图功能 </w:t>
      </w:r>
    </w:p>
    <w:p>
      <w:pPr>
        <w:pStyle w:val="38"/>
        <w:tabs>
          <w:tab w:val="left" w:pos="720"/>
        </w:tabs>
      </w:pPr>
      <w:r>
        <w:t>Version 1.0</w:t>
      </w:r>
    </w:p>
    <w:p>
      <w:pPr>
        <w:pStyle w:val="38"/>
        <w:tabs>
          <w:tab w:val="left" w:pos="720"/>
        </w:tabs>
      </w:pPr>
      <w:del w:id="38" w:author="admin" w:date="2019-10-17T10:07:25Z">
        <w:r>
          <w:rPr/>
          <w:delText xml:space="preserve">zhuming1 </w:delText>
        </w:r>
      </w:del>
      <w:r>
        <w:t>created on 2019/9/2.  Last modified 2019/9/4</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1524000" cy="2971800"/>
            <wp:effectExtent l="0" t="0" r="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pic:cNvPicPr>
                      <a:picLocks noChangeAspect="1"/>
                    </pic:cNvPicPr>
                  </pic:nvPicPr>
                  <pic:blipFill>
                    <a:blip r:embed="rId12"/>
                    <a:stretch>
                      <a:fillRect/>
                    </a:stretch>
                  </pic:blipFill>
                  <pic:spPr>
                    <a:xfrm>
                      <a:off x="0" y="0"/>
                      <a:ext cx="1524000" cy="2971800"/>
                    </a:xfrm>
                    <a:prstGeom prst="rect">
                      <a:avLst/>
                    </a:prstGeom>
                    <a:noFill/>
                    <a:ln w="9525">
                      <a:noFill/>
                      <a:miter lim="800000"/>
                      <a:headEnd/>
                      <a:tailEnd/>
                    </a:ln>
                  </pic:spPr>
                </pic:pic>
              </a:graphicData>
            </a:graphic>
          </wp:inline>
        </w:drawing>
      </w:r>
    </w:p>
    <w:p>
      <w:pPr>
        <w:pStyle w:val="40"/>
        <w:rPr>
          <w:sz w:val="20"/>
          <w:szCs w:val="20"/>
        </w:rPr>
      </w:pPr>
    </w:p>
    <w:p>
      <w:pPr>
        <w:pStyle w:val="41"/>
      </w:pPr>
      <w:r>
        <w:t>判图功能</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13" w:name="BKM_DBDE4B52_944E_4462_8976_BAB4E78D64BC"/>
      <w:bookmarkEnd w:id="13"/>
    </w:p>
    <w:p>
      <w:pPr>
        <w:rPr>
          <w:rFonts w:ascii="Times New Roman" w:hAnsi="Times New Roman" w:eastAsia="Times New Roman" w:cs="Times New Roman"/>
          <w:sz w:val="20"/>
          <w:szCs w:val="20"/>
        </w:rPr>
      </w:pPr>
    </w:p>
    <w:p>
      <w:pPr>
        <w:pStyle w:val="6"/>
      </w:pPr>
      <w:r>
        <w:t>判图时间提醒</w:t>
      </w:r>
    </w:p>
    <w:p>
      <w:pPr>
        <w:pStyle w:val="39"/>
      </w:pPr>
      <w:r>
        <w:rPr>
          <w:rStyle w:val="27"/>
          <w:color w:val="000000"/>
        </w:rPr>
        <w:t>需求 in package '判图功能'</w:t>
      </w:r>
    </w:p>
    <w:p>
      <w:pPr>
        <w:tabs>
          <w:tab w:val="left" w:pos="720"/>
        </w:tabs>
        <w:rPr>
          <w:sz w:val="20"/>
          <w:szCs w:val="20"/>
        </w:rPr>
      </w:pPr>
    </w:p>
    <w:p>
      <w:pPr>
        <w:pStyle w:val="39"/>
      </w:pPr>
      <w:r>
        <w:rPr>
          <w:color w:val="000000"/>
        </w:rPr>
        <w:t>待判图列表中每条记录中显示当前剩余判图时间。</w:t>
      </w:r>
    </w:p>
    <w:p>
      <w:pPr>
        <w:rPr>
          <w:sz w:val="20"/>
          <w:szCs w:val="20"/>
        </w:rPr>
      </w:pPr>
    </w:p>
    <w:p>
      <w:pPr>
        <w:pStyle w:val="38"/>
      </w:pPr>
      <w:r>
        <w:t xml:space="preserve">判图时间提醒 </w:t>
      </w:r>
    </w:p>
    <w:p>
      <w:pPr>
        <w:pStyle w:val="38"/>
      </w:pPr>
      <w:r>
        <w:t xml:space="preserve">Version 1.0  Phase 1.0  </w:t>
      </w:r>
    </w:p>
    <w:p>
      <w:pPr>
        <w:pStyle w:val="38"/>
      </w:pPr>
      <w:del w:id="39" w:author="admin" w:date="2019-10-17T10:07:25Z">
        <w:r>
          <w:rPr/>
          <w:delText xml:space="preserve">zhuming1 </w:delText>
        </w:r>
      </w:del>
      <w:r>
        <w:t>created on 2019/9/2.  Last modified 2019/9/6</w:t>
      </w:r>
    </w:p>
    <w:p>
      <w:pPr>
        <w:pStyle w:val="39"/>
      </w:pPr>
    </w:p>
    <w:p>
      <w:pPr>
        <w:pStyle w:val="39"/>
      </w:pPr>
      <w:r>
        <w:rPr>
          <w:color w:val="5F5F5F"/>
        </w:rPr>
        <w:t xml:space="preserve"> </w:t>
      </w:r>
      <w:r>
        <w:t xml:space="preserve"> </w:t>
      </w:r>
      <w:bookmarkStart w:id="14" w:name="BKM_0034D651_CCC8_46C7_A3ED_CEB0D563742F"/>
      <w:bookmarkEnd w:id="14"/>
    </w:p>
    <w:p>
      <w:pPr>
        <w:pStyle w:val="39"/>
      </w:pPr>
    </w:p>
    <w:p>
      <w:pPr>
        <w:pStyle w:val="6"/>
      </w:pPr>
      <w:r>
        <w:t>待判图数量显示</w:t>
      </w:r>
    </w:p>
    <w:p>
      <w:pPr>
        <w:pStyle w:val="39"/>
      </w:pPr>
      <w:r>
        <w:rPr>
          <w:rStyle w:val="27"/>
          <w:color w:val="000000"/>
        </w:rPr>
        <w:t>需求 in package '判图功能'</w:t>
      </w:r>
    </w:p>
    <w:p>
      <w:pPr>
        <w:rPr>
          <w:sz w:val="20"/>
          <w:szCs w:val="20"/>
        </w:rPr>
      </w:pPr>
    </w:p>
    <w:p>
      <w:pPr>
        <w:pStyle w:val="38"/>
      </w:pPr>
      <w:r>
        <w:t xml:space="preserve">待判图数量显示 </w:t>
      </w:r>
    </w:p>
    <w:p>
      <w:pPr>
        <w:pStyle w:val="38"/>
      </w:pPr>
      <w:r>
        <w:t xml:space="preserve">Version 1.0  Phase 1.0  </w:t>
      </w:r>
    </w:p>
    <w:p>
      <w:pPr>
        <w:pStyle w:val="38"/>
      </w:pPr>
      <w:del w:id="40" w:author="admin" w:date="2019-10-17T10:07:25Z">
        <w:r>
          <w:rPr/>
          <w:delText xml:space="preserve">zhuming1 </w:delText>
        </w:r>
      </w:del>
      <w:r>
        <w:t>created on 2019/9/2.  Last modified 2019/9/2</w:t>
      </w:r>
    </w:p>
    <w:p>
      <w:pPr>
        <w:pStyle w:val="39"/>
      </w:pPr>
    </w:p>
    <w:p>
      <w:pPr>
        <w:pStyle w:val="39"/>
      </w:pPr>
      <w:r>
        <w:rPr>
          <w:color w:val="5F5F5F"/>
        </w:rPr>
        <w:t xml:space="preserve"> </w:t>
      </w:r>
      <w:r>
        <w:t xml:space="preserve"> </w:t>
      </w:r>
      <w:bookmarkStart w:id="15" w:name="BKM_006940F5_99DC_43BC_83F4_F804213200A1"/>
      <w:bookmarkEnd w:id="15"/>
    </w:p>
    <w:p>
      <w:pPr>
        <w:pStyle w:val="39"/>
      </w:pPr>
    </w:p>
    <w:p>
      <w:pPr>
        <w:pStyle w:val="6"/>
      </w:pPr>
      <w:r>
        <w:t>手动判图</w:t>
      </w:r>
    </w:p>
    <w:p>
      <w:pPr>
        <w:pStyle w:val="39"/>
      </w:pPr>
      <w:r>
        <w:rPr>
          <w:rStyle w:val="27"/>
          <w:color w:val="000000"/>
        </w:rPr>
        <w:t>需求 in package '判图功能'</w:t>
      </w:r>
    </w:p>
    <w:p>
      <w:pPr>
        <w:tabs>
          <w:tab w:val="left" w:pos="720"/>
        </w:tabs>
        <w:rPr>
          <w:sz w:val="20"/>
          <w:szCs w:val="20"/>
        </w:rPr>
      </w:pPr>
    </w:p>
    <w:p>
      <w:pPr>
        <w:pStyle w:val="39"/>
      </w:pPr>
      <w:r>
        <w:rPr>
          <w:color w:val="000000"/>
        </w:rPr>
        <w:t>判图人员可在图中增加或减少嫌疑框（可根据不同物品类型配置不同颜色）,并确定最终结论（放行/嫌疑）。</w:t>
      </w:r>
    </w:p>
    <w:p>
      <w:pPr>
        <w:rPr>
          <w:sz w:val="20"/>
          <w:szCs w:val="20"/>
        </w:rPr>
      </w:pPr>
    </w:p>
    <w:p>
      <w:pPr>
        <w:pStyle w:val="38"/>
      </w:pPr>
      <w:r>
        <w:t xml:space="preserve">手动判图 </w:t>
      </w:r>
    </w:p>
    <w:p>
      <w:pPr>
        <w:pStyle w:val="38"/>
      </w:pPr>
      <w:r>
        <w:t xml:space="preserve">Version 1.0  Phase 1.0  </w:t>
      </w:r>
    </w:p>
    <w:p>
      <w:pPr>
        <w:pStyle w:val="38"/>
      </w:pPr>
      <w:del w:id="41" w:author="admin" w:date="2019-10-17T10:07:25Z">
        <w:r>
          <w:rPr/>
          <w:delText xml:space="preserve">zhuming1 </w:delText>
        </w:r>
      </w:del>
      <w:r>
        <w:t>created on 2019/9/2.  Last modified 2019/9/6</w:t>
      </w:r>
    </w:p>
    <w:p>
      <w:pPr>
        <w:pStyle w:val="39"/>
      </w:pPr>
    </w:p>
    <w:p>
      <w:pPr>
        <w:pStyle w:val="39"/>
      </w:pPr>
      <w:r>
        <w:rPr>
          <w:color w:val="5F5F5F"/>
        </w:rPr>
        <w:t xml:space="preserve"> </w:t>
      </w:r>
      <w:r>
        <w:t xml:space="preserve"> </w:t>
      </w:r>
      <w:bookmarkStart w:id="16" w:name="BKM_E564FDE7_54A6_4430_8058_B573CA5D67AE"/>
      <w:bookmarkEnd w:id="16"/>
    </w:p>
    <w:p>
      <w:pPr>
        <w:pStyle w:val="39"/>
      </w:pPr>
    </w:p>
    <w:p>
      <w:pPr>
        <w:pStyle w:val="6"/>
      </w:pPr>
      <w:r>
        <w:t>自动提交结论</w:t>
      </w:r>
    </w:p>
    <w:p>
      <w:pPr>
        <w:pStyle w:val="39"/>
      </w:pPr>
      <w:r>
        <w:rPr>
          <w:rStyle w:val="27"/>
          <w:color w:val="000000"/>
        </w:rPr>
        <w:t>需求 in package '判图功能'</w:t>
      </w:r>
    </w:p>
    <w:p>
      <w:pPr>
        <w:tabs>
          <w:tab w:val="left" w:pos="720"/>
        </w:tabs>
        <w:rPr>
          <w:sz w:val="20"/>
          <w:szCs w:val="20"/>
        </w:rPr>
      </w:pPr>
    </w:p>
    <w:p>
      <w:pPr>
        <w:pStyle w:val="39"/>
      </w:pPr>
      <w:r>
        <w:rPr>
          <w:color w:val="000000"/>
        </w:rPr>
        <w:t>超时未进行手动判图自动提交自动判图结果（通过策略配置放行/嫌疑）。</w:t>
      </w:r>
    </w:p>
    <w:p>
      <w:pPr>
        <w:rPr>
          <w:sz w:val="20"/>
          <w:szCs w:val="20"/>
        </w:rPr>
      </w:pPr>
    </w:p>
    <w:p>
      <w:pPr>
        <w:pStyle w:val="38"/>
      </w:pPr>
      <w:r>
        <w:t xml:space="preserve">自动提交结论 </w:t>
      </w:r>
    </w:p>
    <w:p>
      <w:pPr>
        <w:pStyle w:val="38"/>
      </w:pPr>
      <w:r>
        <w:t xml:space="preserve">Version 1.0  Phase 1.0  </w:t>
      </w:r>
    </w:p>
    <w:p>
      <w:pPr>
        <w:pStyle w:val="38"/>
      </w:pPr>
      <w:del w:id="42" w:author="admin" w:date="2019-10-17T10:07:25Z">
        <w:r>
          <w:rPr/>
          <w:delText xml:space="preserve">zhuming1 </w:delText>
        </w:r>
      </w:del>
      <w:r>
        <w:t>created on 2019/9/2.  Last modified 2019/9/6</w:t>
      </w:r>
    </w:p>
    <w:p>
      <w:pPr>
        <w:pStyle w:val="39"/>
      </w:pPr>
    </w:p>
    <w:p>
      <w:pPr>
        <w:pStyle w:val="39"/>
      </w:pPr>
      <w:r>
        <w:rPr>
          <w:color w:val="5F5F5F"/>
        </w:rPr>
        <w:t xml:space="preserve"> </w:t>
      </w:r>
      <w:r>
        <w:t xml:space="preserve">   </w:t>
      </w:r>
      <w:bookmarkStart w:id="17" w:name="ÅÐÍ¼¹¦ÄÜ_END"/>
      <w:bookmarkEnd w:id="17"/>
      <w:bookmarkStart w:id="18" w:name="BKM_8CBB7D74_4946_4FE6_8388_3E2570DBDD1F"/>
      <w:bookmarkEnd w:id="18"/>
      <w:bookmarkStart w:id="19" w:name="BKM_4396A6E8_9970_49B1_881F_1C5CBAAE7221"/>
      <w:bookmarkEnd w:id="19"/>
    </w:p>
    <w:p>
      <w:pPr>
        <w:pStyle w:val="39"/>
      </w:pPr>
    </w:p>
    <w:p>
      <w:bookmarkStart w:id="20" w:name="Í¼Ïñ´¦Àí_START"/>
      <w:bookmarkEnd w:id="20"/>
      <w:r>
        <w:rPr>
          <w:rFonts w:ascii="Times New Roman" w:hAnsi="Times New Roman" w:eastAsia="Times New Roman" w:cs="Times New Roman"/>
          <w:sz w:val="20"/>
          <w:szCs w:val="20"/>
        </w:rPr>
        <w:br w:type="page"/>
      </w:r>
    </w:p>
    <w:p>
      <w:pPr>
        <w:pStyle w:val="5"/>
      </w:pPr>
      <w:r>
        <w:t>图像处理</w:t>
      </w:r>
    </w:p>
    <w:p>
      <w:pPr>
        <w:pStyle w:val="39"/>
      </w:pPr>
      <w:r>
        <w:rPr>
          <w:rStyle w:val="27"/>
        </w:rPr>
        <w:t>Package in package '判图站'</w:t>
      </w:r>
    </w:p>
    <w:p>
      <w:pPr>
        <w:pStyle w:val="39"/>
      </w:pPr>
    </w:p>
    <w:p>
      <w:pPr>
        <w:pStyle w:val="38"/>
        <w:tabs>
          <w:tab w:val="left" w:pos="720"/>
        </w:tabs>
      </w:pPr>
      <w:r>
        <w:t>图像处理</w:t>
      </w:r>
    </w:p>
    <w:p>
      <w:pPr>
        <w:pStyle w:val="38"/>
        <w:tabs>
          <w:tab w:val="left" w:pos="720"/>
        </w:tabs>
      </w:pPr>
      <w:r>
        <w:t>Version 1.0  Phase 1.0  提议的</w:t>
      </w:r>
    </w:p>
    <w:p>
      <w:pPr>
        <w:pStyle w:val="38"/>
        <w:tabs>
          <w:tab w:val="left" w:pos="720"/>
        </w:tabs>
      </w:pPr>
      <w:del w:id="43" w:author="admin" w:date="2019-10-17T10:07:25Z">
        <w:r>
          <w:rPr/>
          <w:delText xml:space="preserve">zhuming1 </w:delText>
        </w:r>
      </w:del>
      <w:r>
        <w:t>created on 2019/9/2.  Last modified 2019/9/2</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图像处理 diagram</w:t>
      </w:r>
    </w:p>
    <w:p>
      <w:pPr>
        <w:pStyle w:val="39"/>
      </w:pPr>
      <w:r>
        <w:rPr>
          <w:rStyle w:val="27"/>
        </w:rPr>
        <w:t>Requirements diagram in package '图像处理'</w:t>
      </w:r>
    </w:p>
    <w:p>
      <w:pPr>
        <w:pStyle w:val="39"/>
      </w:pPr>
    </w:p>
    <w:p>
      <w:pPr>
        <w:pStyle w:val="38"/>
        <w:tabs>
          <w:tab w:val="left" w:pos="720"/>
        </w:tabs>
      </w:pPr>
      <w:r>
        <w:t xml:space="preserve">图像处理 </w:t>
      </w:r>
    </w:p>
    <w:p>
      <w:pPr>
        <w:pStyle w:val="38"/>
        <w:tabs>
          <w:tab w:val="left" w:pos="720"/>
        </w:tabs>
      </w:pPr>
      <w:r>
        <w:t>Version 1.0</w:t>
      </w:r>
    </w:p>
    <w:p>
      <w:pPr>
        <w:pStyle w:val="38"/>
        <w:tabs>
          <w:tab w:val="left" w:pos="720"/>
        </w:tabs>
      </w:pPr>
      <w:del w:id="44" w:author="admin" w:date="2019-10-17T10:07:25Z">
        <w:r>
          <w:rPr/>
          <w:delText xml:space="preserve">zhuming1 </w:delText>
        </w:r>
      </w:del>
      <w:r>
        <w:t>created on 2019/9/2.  Last modified 2019/9/20</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1524000" cy="5419725"/>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pic:cNvPicPr>
                      <a:picLocks noChangeAspect="1"/>
                    </pic:cNvPicPr>
                  </pic:nvPicPr>
                  <pic:blipFill>
                    <a:blip r:embed="rId13"/>
                    <a:stretch>
                      <a:fillRect/>
                    </a:stretch>
                  </pic:blipFill>
                  <pic:spPr>
                    <a:xfrm>
                      <a:off x="0" y="0"/>
                      <a:ext cx="1524000" cy="5419725"/>
                    </a:xfrm>
                    <a:prstGeom prst="rect">
                      <a:avLst/>
                    </a:prstGeom>
                    <a:noFill/>
                    <a:ln w="9525">
                      <a:noFill/>
                      <a:miter lim="800000"/>
                      <a:headEnd/>
                      <a:tailEnd/>
                    </a:ln>
                  </pic:spPr>
                </pic:pic>
              </a:graphicData>
            </a:graphic>
          </wp:inline>
        </w:drawing>
      </w:r>
    </w:p>
    <w:p>
      <w:pPr>
        <w:pStyle w:val="40"/>
        <w:rPr>
          <w:sz w:val="20"/>
          <w:szCs w:val="20"/>
        </w:rPr>
      </w:pPr>
    </w:p>
    <w:p>
      <w:pPr>
        <w:pStyle w:val="41"/>
      </w:pPr>
      <w:r>
        <w:t>图像处理</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21" w:name="BKM_214EF909_B1F1_42DD_A810_98F1149761C9"/>
      <w:bookmarkEnd w:id="21"/>
    </w:p>
    <w:p>
      <w:pPr>
        <w:rPr>
          <w:rFonts w:ascii="Times New Roman" w:hAnsi="Times New Roman" w:eastAsia="Times New Roman" w:cs="Times New Roman"/>
          <w:sz w:val="20"/>
          <w:szCs w:val="20"/>
        </w:rPr>
      </w:pPr>
    </w:p>
    <w:p>
      <w:pPr>
        <w:pStyle w:val="6"/>
      </w:pPr>
      <w:r>
        <w:t>图像亮度</w:t>
      </w:r>
    </w:p>
    <w:p>
      <w:pPr>
        <w:pStyle w:val="39"/>
      </w:pPr>
      <w:r>
        <w:rPr>
          <w:rStyle w:val="27"/>
          <w:color w:val="000000"/>
        </w:rPr>
        <w:t>需求 in package '图像处理'</w:t>
      </w:r>
    </w:p>
    <w:p>
      <w:pPr>
        <w:tabs>
          <w:tab w:val="left" w:pos="720"/>
        </w:tabs>
        <w:rPr>
          <w:sz w:val="20"/>
          <w:szCs w:val="20"/>
        </w:rPr>
      </w:pPr>
    </w:p>
    <w:p>
      <w:pPr>
        <w:pStyle w:val="39"/>
      </w:pPr>
      <w:r>
        <w:rPr>
          <w:color w:val="000000"/>
        </w:rPr>
        <w:t>图像亮度增加或减小。</w:t>
      </w:r>
    </w:p>
    <w:p>
      <w:pPr>
        <w:rPr>
          <w:sz w:val="20"/>
          <w:szCs w:val="20"/>
        </w:rPr>
      </w:pPr>
    </w:p>
    <w:p>
      <w:pPr>
        <w:pStyle w:val="38"/>
      </w:pPr>
      <w:r>
        <w:t xml:space="preserve">图像亮度 </w:t>
      </w:r>
    </w:p>
    <w:p>
      <w:pPr>
        <w:pStyle w:val="38"/>
      </w:pPr>
      <w:r>
        <w:t xml:space="preserve">Version 1.0  Phase 1.0  </w:t>
      </w:r>
    </w:p>
    <w:p>
      <w:pPr>
        <w:pStyle w:val="38"/>
      </w:pPr>
      <w:del w:id="45" w:author="admin" w:date="2019-10-17T10:07:25Z">
        <w:r>
          <w:rPr/>
          <w:delText xml:space="preserve">zhuming1 </w:delText>
        </w:r>
      </w:del>
      <w:r>
        <w:t>created on 2019/9/2.  Last modified 2019/9/6</w:t>
      </w:r>
    </w:p>
    <w:p>
      <w:pPr>
        <w:pStyle w:val="39"/>
      </w:pPr>
    </w:p>
    <w:p>
      <w:pPr>
        <w:pStyle w:val="39"/>
      </w:pPr>
      <w:r>
        <w:rPr>
          <w:color w:val="5F5F5F"/>
        </w:rPr>
        <w:t xml:space="preserve"> </w:t>
      </w:r>
      <w:r>
        <w:t xml:space="preserve"> </w:t>
      </w:r>
      <w:bookmarkStart w:id="22" w:name="BKM_C0E228F2_9EFF_49D0_B833_5C1126434DD6"/>
      <w:bookmarkEnd w:id="22"/>
    </w:p>
    <w:p>
      <w:pPr>
        <w:pStyle w:val="39"/>
      </w:pPr>
    </w:p>
    <w:p>
      <w:pPr>
        <w:pStyle w:val="6"/>
      </w:pPr>
      <w:r>
        <w:t>图像伪彩</w:t>
      </w:r>
    </w:p>
    <w:p>
      <w:pPr>
        <w:pStyle w:val="39"/>
      </w:pPr>
      <w:r>
        <w:rPr>
          <w:rStyle w:val="27"/>
          <w:color w:val="000000"/>
        </w:rPr>
        <w:t>需求 in package '图像处理'</w:t>
      </w:r>
    </w:p>
    <w:p>
      <w:pPr>
        <w:rPr>
          <w:sz w:val="20"/>
          <w:szCs w:val="20"/>
        </w:rPr>
      </w:pPr>
    </w:p>
    <w:p>
      <w:pPr>
        <w:pStyle w:val="38"/>
      </w:pPr>
      <w:r>
        <w:t xml:space="preserve">图像伪彩 </w:t>
      </w:r>
    </w:p>
    <w:p>
      <w:pPr>
        <w:pStyle w:val="38"/>
      </w:pPr>
      <w:r>
        <w:t xml:space="preserve">Version 1.0  Phase 1.0  </w:t>
      </w:r>
    </w:p>
    <w:p>
      <w:pPr>
        <w:pStyle w:val="38"/>
      </w:pPr>
      <w:del w:id="46" w:author="admin" w:date="2019-10-17T10:07:25Z">
        <w:r>
          <w:rPr/>
          <w:delText xml:space="preserve">zhuming1 </w:delText>
        </w:r>
      </w:del>
      <w:r>
        <w:t>created on 2019/9/2.  Last modified 2019/9/2</w:t>
      </w:r>
    </w:p>
    <w:p>
      <w:pPr>
        <w:pStyle w:val="39"/>
      </w:pPr>
    </w:p>
    <w:p>
      <w:pPr>
        <w:pStyle w:val="39"/>
      </w:pPr>
      <w:r>
        <w:rPr>
          <w:color w:val="5F5F5F"/>
        </w:rPr>
        <w:t xml:space="preserve"> </w:t>
      </w:r>
      <w:r>
        <w:t xml:space="preserve"> </w:t>
      </w:r>
      <w:bookmarkStart w:id="23" w:name="BKM_B97E3A58_97EB_4324_963D_8BB3DA6F7A29"/>
      <w:bookmarkEnd w:id="23"/>
    </w:p>
    <w:p>
      <w:pPr>
        <w:pStyle w:val="39"/>
      </w:pPr>
    </w:p>
    <w:p>
      <w:pPr>
        <w:pStyle w:val="6"/>
      </w:pPr>
      <w:r>
        <w:t>图像反色</w:t>
      </w:r>
    </w:p>
    <w:p>
      <w:pPr>
        <w:pStyle w:val="39"/>
      </w:pPr>
      <w:r>
        <w:rPr>
          <w:rStyle w:val="27"/>
          <w:color w:val="000000"/>
        </w:rPr>
        <w:t>需求 in package '图像处理'</w:t>
      </w:r>
    </w:p>
    <w:p>
      <w:pPr>
        <w:rPr>
          <w:sz w:val="20"/>
          <w:szCs w:val="20"/>
        </w:rPr>
      </w:pPr>
    </w:p>
    <w:p>
      <w:pPr>
        <w:pStyle w:val="38"/>
      </w:pPr>
      <w:r>
        <w:t xml:space="preserve">图像反色 </w:t>
      </w:r>
    </w:p>
    <w:p>
      <w:pPr>
        <w:pStyle w:val="38"/>
      </w:pPr>
      <w:r>
        <w:t xml:space="preserve">Version 1.0  Phase 1.0  </w:t>
      </w:r>
    </w:p>
    <w:p>
      <w:pPr>
        <w:pStyle w:val="38"/>
      </w:pPr>
      <w:del w:id="47" w:author="admin" w:date="2019-10-17T10:07:25Z">
        <w:r>
          <w:rPr/>
          <w:delText xml:space="preserve">zhuming1 </w:delText>
        </w:r>
      </w:del>
      <w:r>
        <w:t>created on 2019/9/2.  Last modified 2019/9/2</w:t>
      </w:r>
    </w:p>
    <w:p>
      <w:pPr>
        <w:pStyle w:val="39"/>
      </w:pPr>
    </w:p>
    <w:p>
      <w:pPr>
        <w:pStyle w:val="39"/>
      </w:pPr>
      <w:r>
        <w:rPr>
          <w:color w:val="5F5F5F"/>
        </w:rPr>
        <w:t xml:space="preserve"> </w:t>
      </w:r>
      <w:r>
        <w:t xml:space="preserve"> </w:t>
      </w:r>
      <w:bookmarkStart w:id="24" w:name="BKM_7F1903FE_5E9F_4665_96B4_435FA205644E"/>
      <w:bookmarkEnd w:id="24"/>
    </w:p>
    <w:p>
      <w:pPr>
        <w:pStyle w:val="39"/>
      </w:pPr>
    </w:p>
    <w:p>
      <w:pPr>
        <w:pStyle w:val="6"/>
      </w:pPr>
      <w:r>
        <w:t>图像增强</w:t>
      </w:r>
    </w:p>
    <w:p>
      <w:pPr>
        <w:pStyle w:val="39"/>
      </w:pPr>
      <w:r>
        <w:rPr>
          <w:rStyle w:val="27"/>
          <w:color w:val="000000"/>
        </w:rPr>
        <w:t>需求 in package '图像处理'</w:t>
      </w:r>
    </w:p>
    <w:p>
      <w:pPr>
        <w:rPr>
          <w:sz w:val="20"/>
          <w:szCs w:val="20"/>
        </w:rPr>
      </w:pPr>
    </w:p>
    <w:p>
      <w:pPr>
        <w:pStyle w:val="38"/>
      </w:pPr>
      <w:r>
        <w:t xml:space="preserve">图像增强 </w:t>
      </w:r>
    </w:p>
    <w:p>
      <w:pPr>
        <w:pStyle w:val="38"/>
      </w:pPr>
      <w:r>
        <w:t xml:space="preserve">Version 1.0  Phase 1.0  </w:t>
      </w:r>
    </w:p>
    <w:p>
      <w:pPr>
        <w:pStyle w:val="38"/>
      </w:pPr>
      <w:del w:id="48" w:author="admin" w:date="2019-10-17T10:07:25Z">
        <w:r>
          <w:rPr/>
          <w:delText xml:space="preserve">zhuming1 </w:delText>
        </w:r>
      </w:del>
      <w:r>
        <w:t>created on 2019/9/2.  Last modified 2019/9/2</w:t>
      </w:r>
    </w:p>
    <w:p>
      <w:pPr>
        <w:pStyle w:val="39"/>
      </w:pPr>
    </w:p>
    <w:p>
      <w:pPr>
        <w:pStyle w:val="39"/>
      </w:pPr>
      <w:r>
        <w:rPr>
          <w:color w:val="5F5F5F"/>
        </w:rPr>
        <w:t xml:space="preserve"> </w:t>
      </w:r>
      <w:r>
        <w:t xml:space="preserve"> </w:t>
      </w:r>
      <w:bookmarkStart w:id="25" w:name="BKM_CABBB610_8D5B_4D3C_9E04_BB360AAA942B"/>
      <w:bookmarkEnd w:id="25"/>
    </w:p>
    <w:p>
      <w:pPr>
        <w:pStyle w:val="39"/>
      </w:pPr>
    </w:p>
    <w:p>
      <w:pPr>
        <w:pStyle w:val="6"/>
      </w:pPr>
      <w:r>
        <w:t>图像对比度</w:t>
      </w:r>
    </w:p>
    <w:p>
      <w:pPr>
        <w:pStyle w:val="39"/>
      </w:pPr>
      <w:r>
        <w:rPr>
          <w:rStyle w:val="27"/>
          <w:color w:val="000000"/>
        </w:rPr>
        <w:t>需求 in package '图像处理'</w:t>
      </w:r>
    </w:p>
    <w:p>
      <w:pPr>
        <w:rPr>
          <w:sz w:val="20"/>
          <w:szCs w:val="20"/>
        </w:rPr>
      </w:pPr>
    </w:p>
    <w:p>
      <w:pPr>
        <w:pStyle w:val="38"/>
      </w:pPr>
      <w:r>
        <w:t xml:space="preserve">图像对比度 </w:t>
      </w:r>
    </w:p>
    <w:p>
      <w:pPr>
        <w:pStyle w:val="38"/>
      </w:pPr>
      <w:r>
        <w:t xml:space="preserve">Version 1.0  Phase 1.0  </w:t>
      </w:r>
    </w:p>
    <w:p>
      <w:pPr>
        <w:pStyle w:val="38"/>
      </w:pPr>
      <w:del w:id="49" w:author="admin" w:date="2019-10-17T10:07:25Z">
        <w:r>
          <w:rPr/>
          <w:delText xml:space="preserve">zhuming1 </w:delText>
        </w:r>
      </w:del>
      <w:r>
        <w:t>created on 2019/9/2.  Last modified 2019/9/2</w:t>
      </w:r>
    </w:p>
    <w:p>
      <w:pPr>
        <w:pStyle w:val="39"/>
      </w:pPr>
    </w:p>
    <w:p>
      <w:pPr>
        <w:pStyle w:val="39"/>
      </w:pPr>
      <w:r>
        <w:rPr>
          <w:color w:val="5F5F5F"/>
        </w:rPr>
        <w:t xml:space="preserve"> </w:t>
      </w:r>
      <w:r>
        <w:t xml:space="preserve"> </w:t>
      </w:r>
      <w:bookmarkStart w:id="26" w:name="BKM_862D10B4_B1C5_49B5_9C46_2A751CB14AEF"/>
      <w:bookmarkEnd w:id="26"/>
    </w:p>
    <w:p>
      <w:pPr>
        <w:pStyle w:val="39"/>
      </w:pPr>
    </w:p>
    <w:p>
      <w:pPr>
        <w:pStyle w:val="6"/>
      </w:pPr>
      <w:r>
        <w:t>图像边缘</w:t>
      </w:r>
    </w:p>
    <w:p>
      <w:pPr>
        <w:pStyle w:val="39"/>
      </w:pPr>
      <w:r>
        <w:rPr>
          <w:rStyle w:val="27"/>
          <w:color w:val="000000"/>
        </w:rPr>
        <w:t>需求 in package '图像处理'</w:t>
      </w:r>
    </w:p>
    <w:p>
      <w:pPr>
        <w:rPr>
          <w:sz w:val="20"/>
          <w:szCs w:val="20"/>
        </w:rPr>
      </w:pPr>
    </w:p>
    <w:p>
      <w:pPr>
        <w:pStyle w:val="38"/>
      </w:pPr>
      <w:r>
        <w:t xml:space="preserve">图像边缘 </w:t>
      </w:r>
    </w:p>
    <w:p>
      <w:pPr>
        <w:pStyle w:val="38"/>
      </w:pPr>
      <w:r>
        <w:t xml:space="preserve">Version 1.0  Phase 1.0  </w:t>
      </w:r>
    </w:p>
    <w:p>
      <w:pPr>
        <w:pStyle w:val="38"/>
      </w:pPr>
      <w:del w:id="50" w:author="admin" w:date="2019-10-17T10:07:25Z">
        <w:r>
          <w:rPr/>
          <w:delText xml:space="preserve">zhuming1 </w:delText>
        </w:r>
      </w:del>
      <w:r>
        <w:t>created on 2019/9/2.  Last modified 2019/9/2</w:t>
      </w:r>
    </w:p>
    <w:p>
      <w:pPr>
        <w:pStyle w:val="39"/>
      </w:pPr>
    </w:p>
    <w:p>
      <w:pPr>
        <w:pStyle w:val="39"/>
      </w:pPr>
      <w:r>
        <w:rPr>
          <w:color w:val="5F5F5F"/>
        </w:rPr>
        <w:t xml:space="preserve"> </w:t>
      </w:r>
      <w:r>
        <w:t xml:space="preserve"> </w:t>
      </w:r>
      <w:bookmarkStart w:id="27" w:name="BKM_398AD017_1677_4E15_A40B_9A877311435C"/>
      <w:bookmarkEnd w:id="27"/>
    </w:p>
    <w:p>
      <w:pPr>
        <w:pStyle w:val="39"/>
      </w:pPr>
    </w:p>
    <w:p>
      <w:pPr>
        <w:pStyle w:val="6"/>
      </w:pPr>
      <w:r>
        <w:t>图像还原</w:t>
      </w:r>
    </w:p>
    <w:p>
      <w:pPr>
        <w:pStyle w:val="39"/>
      </w:pPr>
      <w:r>
        <w:rPr>
          <w:rStyle w:val="27"/>
          <w:color w:val="000000"/>
        </w:rPr>
        <w:t>需求 in package '图像处理'</w:t>
      </w:r>
    </w:p>
    <w:p>
      <w:pPr>
        <w:tabs>
          <w:tab w:val="left" w:pos="720"/>
        </w:tabs>
        <w:rPr>
          <w:sz w:val="20"/>
          <w:szCs w:val="20"/>
        </w:rPr>
      </w:pPr>
    </w:p>
    <w:p>
      <w:pPr>
        <w:pStyle w:val="39"/>
      </w:pPr>
      <w:r>
        <w:rPr>
          <w:color w:val="000000"/>
        </w:rPr>
        <w:t>将图像还原成操作之前的状态。</w:t>
      </w:r>
    </w:p>
    <w:p>
      <w:pPr>
        <w:rPr>
          <w:sz w:val="20"/>
          <w:szCs w:val="20"/>
        </w:rPr>
      </w:pPr>
    </w:p>
    <w:p>
      <w:pPr>
        <w:pStyle w:val="38"/>
      </w:pPr>
      <w:r>
        <w:t xml:space="preserve">图像还原 </w:t>
      </w:r>
    </w:p>
    <w:p>
      <w:pPr>
        <w:pStyle w:val="38"/>
      </w:pPr>
      <w:r>
        <w:t xml:space="preserve">Version 1.0  Phase 1.0  </w:t>
      </w:r>
    </w:p>
    <w:p>
      <w:pPr>
        <w:pStyle w:val="38"/>
      </w:pPr>
      <w:del w:id="51" w:author="admin" w:date="2019-10-17T10:07:25Z">
        <w:r>
          <w:rPr/>
          <w:delText xml:space="preserve">zhuming1 </w:delText>
        </w:r>
      </w:del>
      <w:r>
        <w:t>created on 2019/9/2.  Last modified 2019/9/6</w:t>
      </w:r>
    </w:p>
    <w:p>
      <w:pPr>
        <w:pStyle w:val="39"/>
      </w:pPr>
    </w:p>
    <w:p>
      <w:pPr>
        <w:pStyle w:val="39"/>
      </w:pPr>
      <w:r>
        <w:rPr>
          <w:color w:val="5F5F5F"/>
        </w:rPr>
        <w:t xml:space="preserve"> </w:t>
      </w:r>
      <w:r>
        <w:t xml:space="preserve">     </w:t>
      </w:r>
      <w:bookmarkStart w:id="28" w:name="BKM_B8DFC33F_4576_4D35_83B7_295A0779B85B"/>
      <w:bookmarkEnd w:id="28"/>
      <w:bookmarkStart w:id="29" w:name="BKM_971C1D9B_502C_4525_B9D5_146FADE5416B"/>
      <w:bookmarkEnd w:id="29"/>
      <w:bookmarkStart w:id="30" w:name="Í¼Ïñ´¦Àí_END"/>
      <w:bookmarkEnd w:id="30"/>
      <w:bookmarkStart w:id="31" w:name="ÅÐÍ¼Õ¾_END"/>
      <w:bookmarkEnd w:id="31"/>
      <w:bookmarkStart w:id="32" w:name="BKM_C217F7FA_69C1_4C71_AD5A_085C9D3843B0"/>
      <w:bookmarkEnd w:id="32"/>
    </w:p>
    <w:p>
      <w:pPr>
        <w:pStyle w:val="39"/>
      </w:pPr>
    </w:p>
    <w:p>
      <w:r>
        <w:rPr>
          <w:rFonts w:ascii="Times New Roman" w:hAnsi="Times New Roman" w:eastAsia="Times New Roman" w:cs="Times New Roman"/>
          <w:sz w:val="20"/>
          <w:szCs w:val="20"/>
        </w:rPr>
        <w:br w:type="page"/>
      </w:r>
    </w:p>
    <w:p>
      <w:pPr>
        <w:pStyle w:val="4"/>
      </w:pPr>
      <w:r>
        <w:t>后台服务</w:t>
      </w:r>
    </w:p>
    <w:p>
      <w:pPr>
        <w:pStyle w:val="39"/>
      </w:pPr>
      <w:r>
        <w:rPr>
          <w:rStyle w:val="27"/>
        </w:rPr>
        <w:t>Package in package '功能需求'</w:t>
      </w:r>
    </w:p>
    <w:p>
      <w:pPr>
        <w:pStyle w:val="39"/>
      </w:pPr>
    </w:p>
    <w:p>
      <w:pPr>
        <w:pStyle w:val="38"/>
        <w:tabs>
          <w:tab w:val="left" w:pos="720"/>
        </w:tabs>
      </w:pPr>
      <w:r>
        <w:t>后台服务</w:t>
      </w:r>
    </w:p>
    <w:p>
      <w:pPr>
        <w:pStyle w:val="38"/>
        <w:tabs>
          <w:tab w:val="left" w:pos="720"/>
        </w:tabs>
      </w:pPr>
      <w:r>
        <w:t>Version 1.0  Phase 1.0  提议的</w:t>
      </w:r>
    </w:p>
    <w:p>
      <w:pPr>
        <w:pStyle w:val="38"/>
        <w:tabs>
          <w:tab w:val="left" w:pos="720"/>
        </w:tabs>
      </w:pPr>
      <w:del w:id="52" w:author="admin" w:date="2019-10-17T10:07:25Z">
        <w:r>
          <w:rPr/>
          <w:delText xml:space="preserve">zhuming1 </w:delText>
        </w:r>
      </w:del>
      <w:r>
        <w:t>created on 2019/8/30.  Last modified 2019/9/6</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5"/>
      </w:pPr>
      <w:r>
        <w:t>后台服务 diagram</w:t>
      </w:r>
    </w:p>
    <w:p>
      <w:pPr>
        <w:pStyle w:val="39"/>
      </w:pPr>
      <w:r>
        <w:rPr>
          <w:rStyle w:val="27"/>
        </w:rPr>
        <w:t>Requirements diagram in package '后台服务'</w:t>
      </w:r>
    </w:p>
    <w:p>
      <w:pPr>
        <w:pStyle w:val="39"/>
      </w:pPr>
    </w:p>
    <w:p>
      <w:pPr>
        <w:pStyle w:val="38"/>
        <w:tabs>
          <w:tab w:val="left" w:pos="720"/>
        </w:tabs>
      </w:pPr>
      <w:r>
        <w:t xml:space="preserve">后台服务 </w:t>
      </w:r>
    </w:p>
    <w:p>
      <w:pPr>
        <w:pStyle w:val="38"/>
        <w:tabs>
          <w:tab w:val="left" w:pos="720"/>
        </w:tabs>
      </w:pPr>
      <w:r>
        <w:t>Version 1.0</w:t>
      </w:r>
    </w:p>
    <w:p>
      <w:pPr>
        <w:pStyle w:val="38"/>
        <w:tabs>
          <w:tab w:val="left" w:pos="720"/>
        </w:tabs>
      </w:pPr>
      <w:del w:id="53" w:author="admin" w:date="2019-10-17T10:07:25Z">
        <w:r>
          <w:rPr/>
          <w:delText xml:space="preserve">zhuming1 </w:delText>
        </w:r>
      </w:del>
      <w:r>
        <w:t>created on 2019/8/30.  Last modified 2019/9/29</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1533525" cy="3000375"/>
            <wp:effectExtent l="0" t="0" r="0"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pic:cNvPicPr>
                      <a:picLocks noChangeAspect="1"/>
                    </pic:cNvPicPr>
                  </pic:nvPicPr>
                  <pic:blipFill>
                    <a:blip r:embed="rId14"/>
                    <a:stretch>
                      <a:fillRect/>
                    </a:stretch>
                  </pic:blipFill>
                  <pic:spPr>
                    <a:xfrm>
                      <a:off x="0" y="0"/>
                      <a:ext cx="1533525" cy="3000375"/>
                    </a:xfrm>
                    <a:prstGeom prst="rect">
                      <a:avLst/>
                    </a:prstGeom>
                    <a:noFill/>
                    <a:ln w="9525">
                      <a:noFill/>
                      <a:miter lim="800000"/>
                      <a:headEnd/>
                      <a:tailEnd/>
                    </a:ln>
                  </pic:spPr>
                </pic:pic>
              </a:graphicData>
            </a:graphic>
          </wp:inline>
        </w:drawing>
      </w:r>
    </w:p>
    <w:p>
      <w:pPr>
        <w:pStyle w:val="40"/>
        <w:rPr>
          <w:sz w:val="20"/>
          <w:szCs w:val="20"/>
        </w:rPr>
      </w:pPr>
    </w:p>
    <w:p>
      <w:pPr>
        <w:pStyle w:val="41"/>
      </w:pPr>
      <w:r>
        <w:t>后台服务</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33" w:name="BKM_53642DB8_843A_4407_BB72_95AD3B1781F5"/>
      <w:bookmarkEnd w:id="33"/>
    </w:p>
    <w:p>
      <w:pPr>
        <w:rPr>
          <w:rFonts w:ascii="Times New Roman" w:hAnsi="Times New Roman" w:eastAsia="Times New Roman" w:cs="Times New Roman"/>
          <w:sz w:val="20"/>
          <w:szCs w:val="20"/>
        </w:rPr>
      </w:pPr>
    </w:p>
    <w:p>
      <w:pPr>
        <w:pStyle w:val="5"/>
      </w:pPr>
      <w:r>
        <w:t>图像存储</w:t>
      </w:r>
    </w:p>
    <w:p>
      <w:pPr>
        <w:pStyle w:val="39"/>
      </w:pPr>
      <w:r>
        <w:rPr>
          <w:rStyle w:val="27"/>
          <w:color w:val="000000"/>
        </w:rPr>
        <w:t>需求 in package '后台服务'</w:t>
      </w:r>
    </w:p>
    <w:p>
      <w:pPr>
        <w:tabs>
          <w:tab w:val="left" w:pos="720"/>
        </w:tabs>
        <w:rPr>
          <w:sz w:val="20"/>
          <w:szCs w:val="20"/>
        </w:rPr>
      </w:pPr>
    </w:p>
    <w:p>
      <w:pPr>
        <w:pStyle w:val="39"/>
        <w:numPr>
          <w:ilvl w:val="0"/>
          <w:numId w:val="3"/>
        </w:numPr>
        <w:ind w:left="360" w:hanging="360"/>
        <w:rPr>
          <w:color w:val="000000"/>
        </w:rPr>
      </w:pPr>
      <w:r>
        <w:rPr>
          <w:color w:val="000000"/>
        </w:rPr>
        <w:t xml:space="preserve">图像存储时间不少于半年。 </w:t>
      </w:r>
    </w:p>
    <w:p>
      <w:pPr>
        <w:pStyle w:val="39"/>
        <w:numPr>
          <w:ilvl w:val="0"/>
          <w:numId w:val="3"/>
        </w:numPr>
        <w:ind w:left="360" w:hanging="360"/>
        <w:rPr>
          <w:color w:val="000000"/>
        </w:rPr>
      </w:pPr>
      <w:r>
        <w:rPr>
          <w:color w:val="000000"/>
        </w:rPr>
        <w:t xml:space="preserve">图像存储格式：卡通图、jpg、原始数据。 </w:t>
      </w:r>
    </w:p>
    <w:p>
      <w:pPr>
        <w:pStyle w:val="39"/>
        <w:rPr>
          <w:color w:val="000000"/>
        </w:rPr>
      </w:pPr>
    </w:p>
    <w:p>
      <w:pPr>
        <w:pStyle w:val="39"/>
      </w:pPr>
    </w:p>
    <w:p>
      <w:pPr>
        <w:rPr>
          <w:sz w:val="20"/>
          <w:szCs w:val="20"/>
        </w:rPr>
      </w:pPr>
    </w:p>
    <w:p>
      <w:pPr>
        <w:pStyle w:val="38"/>
      </w:pPr>
      <w:r>
        <w:t xml:space="preserve">图像存储 </w:t>
      </w:r>
    </w:p>
    <w:p>
      <w:pPr>
        <w:pStyle w:val="38"/>
      </w:pPr>
      <w:r>
        <w:t xml:space="preserve">Version 1.0  Phase 1.0  </w:t>
      </w:r>
    </w:p>
    <w:p>
      <w:pPr>
        <w:pStyle w:val="38"/>
      </w:pPr>
      <w:del w:id="54" w:author="admin" w:date="2019-10-17T10:07:25Z">
        <w:r>
          <w:rPr/>
          <w:delText xml:space="preserve">zhuming1 </w:delText>
        </w:r>
      </w:del>
      <w:r>
        <w:t>created on 2019/9/3.  Last modified 2019/9/11</w:t>
      </w:r>
    </w:p>
    <w:p>
      <w:pPr>
        <w:pStyle w:val="39"/>
      </w:pPr>
    </w:p>
    <w:p>
      <w:pPr>
        <w:pStyle w:val="39"/>
      </w:pPr>
      <w:r>
        <w:rPr>
          <w:color w:val="5F5F5F"/>
        </w:rPr>
        <w:t xml:space="preserve"> </w:t>
      </w:r>
      <w:r>
        <w:t xml:space="preserve"> </w:t>
      </w:r>
      <w:bookmarkStart w:id="34" w:name="BKM_DAF444A3_0DDF_41F8_97E2_0E8B2534B3EF"/>
      <w:bookmarkEnd w:id="34"/>
    </w:p>
    <w:p>
      <w:pPr>
        <w:pStyle w:val="39"/>
      </w:pPr>
    </w:p>
    <w:p>
      <w:pPr>
        <w:pStyle w:val="5"/>
      </w:pPr>
      <w:r>
        <w:t>多对多，智能分发</w:t>
      </w:r>
    </w:p>
    <w:p>
      <w:pPr>
        <w:pStyle w:val="39"/>
      </w:pPr>
      <w:r>
        <w:rPr>
          <w:rStyle w:val="27"/>
          <w:color w:val="000000"/>
        </w:rPr>
        <w:t>需求 in package '后台服务'</w:t>
      </w:r>
    </w:p>
    <w:p>
      <w:pPr>
        <w:tabs>
          <w:tab w:val="left" w:pos="720"/>
        </w:tabs>
        <w:rPr>
          <w:sz w:val="20"/>
          <w:szCs w:val="20"/>
        </w:rPr>
      </w:pPr>
    </w:p>
    <w:p>
      <w:pPr>
        <w:pStyle w:val="39"/>
        <w:rPr>
          <w:color w:val="000000"/>
        </w:rPr>
      </w:pPr>
      <w:r>
        <w:rPr>
          <w:color w:val="000000"/>
        </w:rPr>
        <w:t>扫描设备与远程判图站客户端允许多对多关系，判图任务派发具有智能分发机制。可通过 设备 组别配置 调度策略 。</w:t>
      </w:r>
    </w:p>
    <w:p>
      <w:pPr>
        <w:pStyle w:val="39"/>
        <w:rPr>
          <w:color w:val="000000"/>
        </w:rPr>
      </w:pPr>
      <w:r>
        <w:rPr>
          <w:color w:val="000000"/>
        </w:rPr>
        <w:t>详细调度策略参见《毫米波设备集中查验调度策略》。</w:t>
      </w:r>
    </w:p>
    <w:p>
      <w:pPr>
        <w:pStyle w:val="39"/>
      </w:pPr>
    </w:p>
    <w:p>
      <w:pPr>
        <w:rPr>
          <w:sz w:val="20"/>
          <w:szCs w:val="20"/>
        </w:rPr>
      </w:pPr>
    </w:p>
    <w:p>
      <w:pPr>
        <w:pStyle w:val="38"/>
      </w:pPr>
      <w:r>
        <w:t xml:space="preserve">多对多，智能分发 </w:t>
      </w:r>
    </w:p>
    <w:p>
      <w:pPr>
        <w:pStyle w:val="38"/>
      </w:pPr>
      <w:r>
        <w:t xml:space="preserve">Version 1.0  Phase 1.0  </w:t>
      </w:r>
    </w:p>
    <w:p>
      <w:pPr>
        <w:pStyle w:val="38"/>
      </w:pPr>
      <w:del w:id="55" w:author="admin" w:date="2019-10-17T10:07:25Z">
        <w:r>
          <w:rPr/>
          <w:delText xml:space="preserve">zhuming1 </w:delText>
        </w:r>
      </w:del>
      <w:r>
        <w:t>created on 2019/9/3.  Last modified 2019/9/29</w:t>
      </w:r>
    </w:p>
    <w:p>
      <w:pPr>
        <w:jc w:val="center"/>
        <w:rPr>
          <w:b/>
          <w:color w:val="000000"/>
          <w:sz w:val="20"/>
          <w:szCs w:val="20"/>
        </w:rPr>
      </w:pPr>
      <w:r>
        <w:rPr>
          <w:b/>
          <w:color w:val="000000"/>
          <w:sz w:val="20"/>
          <w:szCs w:val="20"/>
        </w:rPr>
        <w:t>毫米波设备集中查验调度策略</w:t>
      </w:r>
    </w:p>
    <w:p>
      <w:pPr>
        <w:jc w:val="both"/>
        <w:rPr>
          <w:color w:val="000000"/>
          <w:sz w:val="20"/>
          <w:szCs w:val="20"/>
        </w:rPr>
      </w:pPr>
    </w:p>
    <w:p>
      <w:pPr>
        <w:ind w:firstLine="420"/>
        <w:jc w:val="both"/>
        <w:rPr>
          <w:color w:val="000000"/>
          <w:sz w:val="20"/>
          <w:szCs w:val="20"/>
        </w:rPr>
      </w:pPr>
      <w:r>
        <w:rPr>
          <w:color w:val="000000"/>
          <w:sz w:val="20"/>
          <w:szCs w:val="20"/>
        </w:rPr>
        <w:t>调度策略主要考虑三条因素：</w:t>
      </w:r>
      <w:r>
        <w:rPr>
          <w:color w:val="000000"/>
          <w:sz w:val="20"/>
          <w:szCs w:val="20"/>
          <w:u w:val="single"/>
        </w:rPr>
        <w:t>节点关系（分组）</w:t>
      </w:r>
      <w:r>
        <w:rPr>
          <w:color w:val="000000"/>
          <w:sz w:val="20"/>
          <w:szCs w:val="20"/>
        </w:rPr>
        <w:t>、</w:t>
      </w:r>
      <w:r>
        <w:rPr>
          <w:color w:val="000000"/>
          <w:sz w:val="20"/>
          <w:szCs w:val="20"/>
          <w:u w:val="single"/>
        </w:rPr>
        <w:t>男/女性别</w:t>
      </w:r>
      <w:r>
        <w:rPr>
          <w:color w:val="000000"/>
          <w:sz w:val="20"/>
          <w:szCs w:val="20"/>
        </w:rPr>
        <w:t>、空闲/非空闲。，当设备端扫描完成后，调度服务在</w:t>
      </w:r>
      <w:r>
        <w:rPr>
          <w:color w:val="000000"/>
          <w:sz w:val="20"/>
          <w:szCs w:val="20"/>
          <w:u w:val="single"/>
        </w:rPr>
        <w:t>节点关系</w:t>
      </w:r>
      <w:r>
        <w:rPr>
          <w:color w:val="000000"/>
          <w:sz w:val="20"/>
          <w:szCs w:val="20"/>
        </w:rPr>
        <w:t>内根据被检旅客</w:t>
      </w:r>
      <w:r>
        <w:rPr>
          <w:color w:val="000000"/>
          <w:sz w:val="20"/>
          <w:szCs w:val="20"/>
          <w:u w:val="single"/>
        </w:rPr>
        <w:t>性别</w:t>
      </w:r>
      <w:r>
        <w:rPr>
          <w:color w:val="000000"/>
          <w:sz w:val="20"/>
          <w:szCs w:val="20"/>
        </w:rPr>
        <w:t>，根据配置的性别策略（</w:t>
      </w:r>
      <w:r>
        <w:rPr>
          <w:b/>
          <w:color w:val="000000"/>
          <w:sz w:val="20"/>
          <w:szCs w:val="20"/>
        </w:rPr>
        <w:t>男查男，女查女、女查全部等</w:t>
      </w:r>
      <w:r>
        <w:rPr>
          <w:color w:val="000000"/>
          <w:sz w:val="20"/>
          <w:szCs w:val="20"/>
        </w:rPr>
        <w:t>）选择</w:t>
      </w:r>
      <w:r>
        <w:rPr>
          <w:color w:val="000000"/>
          <w:sz w:val="20"/>
          <w:szCs w:val="20"/>
          <w:u w:val="single"/>
        </w:rPr>
        <w:t>空闲</w:t>
      </w:r>
      <w:r>
        <w:rPr>
          <w:color w:val="000000"/>
          <w:sz w:val="20"/>
          <w:szCs w:val="20"/>
        </w:rPr>
        <w:t>的</w:t>
      </w:r>
      <w:r>
        <w:rPr>
          <w:color w:val="000000"/>
          <w:sz w:val="20"/>
          <w:szCs w:val="20"/>
          <w:u w:val="single"/>
        </w:rPr>
        <w:t>远程判图站</w:t>
      </w:r>
      <w:r>
        <w:rPr>
          <w:color w:val="000000"/>
          <w:sz w:val="20"/>
          <w:szCs w:val="20"/>
        </w:rPr>
        <w:t>和</w:t>
      </w:r>
      <w:r>
        <w:rPr>
          <w:color w:val="000000"/>
          <w:sz w:val="20"/>
          <w:szCs w:val="20"/>
          <w:u w:val="single"/>
        </w:rPr>
        <w:t>手检站</w:t>
      </w:r>
      <w:r>
        <w:rPr>
          <w:color w:val="000000"/>
          <w:sz w:val="20"/>
          <w:szCs w:val="20"/>
        </w:rPr>
        <w:t>。当有多个符合条件的选项时，</w:t>
      </w:r>
      <w:r>
        <w:rPr>
          <w:b/>
          <w:color w:val="000000"/>
          <w:sz w:val="20"/>
          <w:szCs w:val="20"/>
        </w:rPr>
        <w:t>随机分配</w:t>
      </w:r>
      <w:r>
        <w:rPr>
          <w:color w:val="000000"/>
          <w:sz w:val="20"/>
          <w:szCs w:val="20"/>
        </w:rPr>
        <w:t>一个。</w:t>
      </w:r>
    </w:p>
    <w:p>
      <w:pPr>
        <w:ind w:firstLine="420"/>
        <w:jc w:val="both"/>
        <w:rPr>
          <w:color w:val="FF0000"/>
          <w:sz w:val="20"/>
          <w:szCs w:val="20"/>
        </w:rPr>
      </w:pPr>
      <w:r>
        <w:rPr>
          <w:color w:val="FF0000"/>
          <w:sz w:val="20"/>
          <w:szCs w:val="20"/>
        </w:rPr>
        <w:t>注意：在工作模式2.2和2.4下，设备端可以配置为本地手检模式，此时设备端同时作为手检站使用，在无可用手检站情况下，通知设备端有手检任务，收到设备端可用反馈后，集中查验手检站调度服务可以将手检任务分配到该设备端。在此期间，如果手检任务已经分发到其他手检站，需要通知该设备端任务取消。</w:t>
      </w:r>
    </w:p>
    <w:p>
      <w:pPr>
        <w:ind w:firstLine="420"/>
        <w:jc w:val="both"/>
        <w:rPr>
          <w:color w:val="FF0000"/>
          <w:sz w:val="20"/>
          <w:szCs w:val="20"/>
        </w:rPr>
      </w:pPr>
      <w:r>
        <w:rPr>
          <w:color w:val="FF0000"/>
          <w:sz w:val="20"/>
          <w:szCs w:val="20"/>
        </w:rPr>
        <w:t>远程判图站获取图像为请求模式，手检站图像由集中查验服务推送。</w:t>
      </w:r>
    </w:p>
    <w:p>
      <w:pPr>
        <w:ind w:firstLine="420"/>
        <w:jc w:val="both"/>
        <w:rPr>
          <w:color w:val="000000"/>
          <w:sz w:val="20"/>
          <w:szCs w:val="20"/>
        </w:rPr>
      </w:pPr>
    </w:p>
    <w:p>
      <w:pPr>
        <w:ind w:firstLine="420"/>
        <w:jc w:val="both"/>
        <w:rPr>
          <w:color w:val="000000"/>
          <w:sz w:val="20"/>
          <w:szCs w:val="20"/>
        </w:rPr>
      </w:pPr>
      <w:r>
        <w:rPr>
          <w:color w:val="000000"/>
          <w:sz w:val="20"/>
          <w:szCs w:val="20"/>
        </w:rPr>
        <w:t>以下图为例，中间为毫米波设备，左侧为手检站，右侧为远程判图站。将三台毫米波设备分为三组，每一组各对应数台手检站和数台远程判图站。当AM_2扫描一个女性旅客后，调度策略需要在R_2和R_4当中选择空闲的远程判图站，如果R_2和R_4都空闲，则随机从R_2和R_4中选取一个。手检站则需要从PAD_2和PAD_4中选取，方式同理。</w:t>
      </w:r>
    </w:p>
    <w:p>
      <w:pPr>
        <w:jc w:val="both"/>
        <w:rPr>
          <w:color w:val="000000"/>
          <w:sz w:val="20"/>
          <w:szCs w:val="20"/>
        </w:rPr>
      </w:pPr>
      <w:r>
        <w:object>
          <v:shape id="_x0000_i1025" o:spt="75" type="#_x0000_t75" style="height:340.9pt;width:409.65pt;" o:ole="t" filled="f" o:preferrelative="t" stroked="f" coordsize="21600,21600">
            <v:path/>
            <v:fill on="f" focussize="0,0"/>
            <v:stroke on="f" joinstyle="miter"/>
            <v:imagedata r:id="rId16" o:title=""/>
            <o:lock v:ext="edit" aspectratio="t"/>
            <w10:wrap type="none"/>
            <w10:anchorlock/>
          </v:shape>
          <o:OLEObject Type="Embed" ProgID="Msxml2.SAXXMLReader.6.0" ShapeID="_x0000_i1025" DrawAspect="Icon" ObjectID="_1468075725" r:id="rId15">
            <o:LockedField>false</o:LockedField>
          </o:OLEObject>
        </w:object>
      </w:r>
    </w:p>
    <w:p>
      <w:pPr>
        <w:rPr>
          <w:sz w:val="20"/>
          <w:szCs w:val="20"/>
        </w:rPr>
      </w:pPr>
    </w:p>
    <w:p>
      <w:pPr>
        <w:pStyle w:val="39"/>
      </w:pPr>
    </w:p>
    <w:p>
      <w:pPr>
        <w:pStyle w:val="39"/>
      </w:pPr>
      <w:r>
        <w:rPr>
          <w:color w:val="5F5F5F"/>
        </w:rPr>
        <w:t xml:space="preserve"> </w:t>
      </w:r>
      <w:r>
        <w:t xml:space="preserve"> </w:t>
      </w:r>
      <w:bookmarkStart w:id="35" w:name="BKM_3A54EDAB_8E3B_4AB5_9D40_CF052CC56AE7"/>
      <w:bookmarkEnd w:id="35"/>
    </w:p>
    <w:p>
      <w:pPr>
        <w:pStyle w:val="39"/>
      </w:pPr>
    </w:p>
    <w:p>
      <w:pPr>
        <w:pStyle w:val="5"/>
      </w:pPr>
      <w:r>
        <w:t>存储空间监控</w:t>
      </w:r>
    </w:p>
    <w:p>
      <w:pPr>
        <w:pStyle w:val="39"/>
      </w:pPr>
      <w:r>
        <w:rPr>
          <w:rStyle w:val="27"/>
          <w:color w:val="000000"/>
        </w:rPr>
        <w:t>需求 in package '后台服务'</w:t>
      </w:r>
    </w:p>
    <w:p>
      <w:pPr>
        <w:tabs>
          <w:tab w:val="left" w:pos="720"/>
        </w:tabs>
        <w:rPr>
          <w:sz w:val="20"/>
          <w:szCs w:val="20"/>
        </w:rPr>
      </w:pPr>
    </w:p>
    <w:p>
      <w:pPr>
        <w:pStyle w:val="39"/>
        <w:numPr>
          <w:ilvl w:val="0"/>
          <w:numId w:val="4"/>
        </w:numPr>
        <w:ind w:left="360" w:hanging="360"/>
        <w:rPr>
          <w:color w:val="000000"/>
        </w:rPr>
      </w:pPr>
      <w:r>
        <w:rPr>
          <w:color w:val="000000"/>
        </w:rPr>
        <w:t>磁盘空间不足时进行图像导出提醒。</w:t>
      </w:r>
    </w:p>
    <w:p>
      <w:pPr>
        <w:pStyle w:val="39"/>
        <w:numPr>
          <w:ilvl w:val="0"/>
          <w:numId w:val="4"/>
        </w:numPr>
        <w:ind w:left="360" w:hanging="360"/>
        <w:rPr>
          <w:color w:val="000000"/>
        </w:rPr>
      </w:pPr>
      <w:r>
        <w:rPr>
          <w:color w:val="000000"/>
        </w:rPr>
        <w:t>磁盘空间不足时自动循环删除。</w:t>
      </w:r>
    </w:p>
    <w:p>
      <w:pPr>
        <w:pStyle w:val="39"/>
        <w:rPr>
          <w:color w:val="000000"/>
        </w:rPr>
      </w:pPr>
    </w:p>
    <w:p>
      <w:pPr>
        <w:pStyle w:val="39"/>
      </w:pPr>
    </w:p>
    <w:p>
      <w:pPr>
        <w:rPr>
          <w:sz w:val="20"/>
          <w:szCs w:val="20"/>
        </w:rPr>
      </w:pPr>
    </w:p>
    <w:p>
      <w:pPr>
        <w:pStyle w:val="38"/>
      </w:pPr>
      <w:r>
        <w:t xml:space="preserve">存储空间监控 </w:t>
      </w:r>
    </w:p>
    <w:p>
      <w:pPr>
        <w:pStyle w:val="38"/>
      </w:pPr>
      <w:r>
        <w:t xml:space="preserve">Version 1.0  Phase 1.0  </w:t>
      </w:r>
    </w:p>
    <w:p>
      <w:pPr>
        <w:pStyle w:val="38"/>
      </w:pPr>
      <w:del w:id="56" w:author="admin" w:date="2019-10-17T10:07:25Z">
        <w:r>
          <w:rPr/>
          <w:delText xml:space="preserve">zhuming1 </w:delText>
        </w:r>
      </w:del>
      <w:r>
        <w:t>created on 2019/9/5.  Last modified 2019/9/6</w:t>
      </w:r>
    </w:p>
    <w:p>
      <w:pPr>
        <w:pStyle w:val="39"/>
      </w:pPr>
    </w:p>
    <w:p>
      <w:pPr>
        <w:pStyle w:val="39"/>
      </w:pPr>
      <w:r>
        <w:rPr>
          <w:color w:val="5F5F5F"/>
        </w:rPr>
        <w:t xml:space="preserve"> </w:t>
      </w:r>
      <w:r>
        <w:t xml:space="preserve"> </w:t>
      </w:r>
      <w:bookmarkStart w:id="36" w:name="BKM_FB0E5799_DBA7_470F_B78D_6958879FD462"/>
      <w:bookmarkEnd w:id="36"/>
    </w:p>
    <w:p>
      <w:pPr>
        <w:pStyle w:val="39"/>
      </w:pPr>
    </w:p>
    <w:p>
      <w:pPr>
        <w:pStyle w:val="5"/>
      </w:pPr>
      <w:r>
        <w:t>定时任务</w:t>
      </w:r>
    </w:p>
    <w:p>
      <w:pPr>
        <w:pStyle w:val="39"/>
      </w:pPr>
      <w:r>
        <w:rPr>
          <w:rStyle w:val="27"/>
          <w:color w:val="000000"/>
        </w:rPr>
        <w:t>需求 in package '后台服务'</w:t>
      </w:r>
    </w:p>
    <w:p>
      <w:pPr>
        <w:rPr>
          <w:sz w:val="20"/>
          <w:szCs w:val="20"/>
        </w:rPr>
      </w:pPr>
    </w:p>
    <w:p>
      <w:pPr>
        <w:pStyle w:val="38"/>
      </w:pPr>
      <w:r>
        <w:t xml:space="preserve">定时任务 </w:t>
      </w:r>
    </w:p>
    <w:p>
      <w:pPr>
        <w:pStyle w:val="38"/>
      </w:pPr>
      <w:r>
        <w:t xml:space="preserve">Version 1.0  Phase 1.0  </w:t>
      </w:r>
    </w:p>
    <w:p>
      <w:pPr>
        <w:pStyle w:val="38"/>
      </w:pPr>
      <w:del w:id="57" w:author="admin" w:date="2019-10-17T10:07:25Z">
        <w:r>
          <w:rPr/>
          <w:delText xml:space="preserve">zhuming1 </w:delText>
        </w:r>
      </w:del>
      <w:r>
        <w:t>created on 2019/9/29.  Last modified 2019/9/29</w:t>
      </w:r>
    </w:p>
    <w:p>
      <w:pPr>
        <w:pStyle w:val="39"/>
      </w:pPr>
    </w:p>
    <w:p>
      <w:pPr>
        <w:pStyle w:val="39"/>
      </w:pPr>
      <w:r>
        <w:rPr>
          <w:color w:val="5F5F5F"/>
        </w:rPr>
        <w:t xml:space="preserve"> </w:t>
      </w:r>
      <w:r>
        <w:t xml:space="preserve"> </w:t>
      </w:r>
      <w:bookmarkStart w:id="37" w:name="BKM_1F077E73_EF4D_40E2_8D0E_5E3D2AD92CDF"/>
      <w:bookmarkEnd w:id="37"/>
    </w:p>
    <w:p>
      <w:pPr>
        <w:pStyle w:val="39"/>
      </w:pPr>
    </w:p>
    <w:p>
      <w:pPr>
        <w:pStyle w:val="5"/>
      </w:pPr>
      <w:r>
        <w:t>设备控制命令转发</w:t>
      </w:r>
    </w:p>
    <w:p>
      <w:pPr>
        <w:pStyle w:val="5"/>
      </w:pPr>
    </w:p>
    <w:p>
      <w:pPr>
        <w:pStyle w:val="39"/>
      </w:pPr>
      <w:r>
        <w:rPr>
          <w:rStyle w:val="27"/>
          <w:color w:val="000000"/>
        </w:rPr>
        <w:t>需求 in package '后台服务'</w:t>
      </w:r>
    </w:p>
    <w:p>
      <w:pPr>
        <w:rPr>
          <w:sz w:val="20"/>
          <w:szCs w:val="20"/>
        </w:rPr>
      </w:pPr>
    </w:p>
    <w:p>
      <w:pPr>
        <w:pStyle w:val="38"/>
      </w:pPr>
      <w:r>
        <w:t>设备控制命令转发</w:t>
      </w:r>
    </w:p>
    <w:p>
      <w:pPr>
        <w:pStyle w:val="38"/>
      </w:pPr>
      <w:r>
        <w:t xml:space="preserve"> </w:t>
      </w:r>
    </w:p>
    <w:p>
      <w:pPr>
        <w:pStyle w:val="38"/>
      </w:pPr>
      <w:r>
        <w:t xml:space="preserve">Version 1.0  Phase 1.0  </w:t>
      </w:r>
    </w:p>
    <w:p>
      <w:pPr>
        <w:pStyle w:val="38"/>
      </w:pPr>
      <w:del w:id="58" w:author="admin" w:date="2019-10-17T10:07:25Z">
        <w:r>
          <w:rPr/>
          <w:delText xml:space="preserve">zhuming1 </w:delText>
        </w:r>
      </w:del>
      <w:r>
        <w:t>created on 2019/9/4.  Last modified 2019/9/6</w:t>
      </w:r>
    </w:p>
    <w:p>
      <w:pPr>
        <w:pStyle w:val="39"/>
      </w:pPr>
    </w:p>
    <w:p>
      <w:pPr>
        <w:pStyle w:val="39"/>
      </w:pPr>
      <w:r>
        <w:rPr>
          <w:color w:val="5F5F5F"/>
        </w:rPr>
        <w:t xml:space="preserve"> </w:t>
      </w:r>
      <w:r>
        <w:t xml:space="preserve">   </w:t>
      </w:r>
      <w:bookmarkStart w:id="38" w:name="BKM_032DA744_0CCF_49E6_8DC5_578E9776FD1D"/>
      <w:bookmarkEnd w:id="38"/>
      <w:bookmarkStart w:id="39" w:name="BKM_F979FB1B_3D37_4CA1_B686_B6EB75808157"/>
      <w:bookmarkEnd w:id="39"/>
    </w:p>
    <w:p>
      <w:pPr>
        <w:pStyle w:val="39"/>
      </w:pPr>
    </w:p>
    <w:p>
      <w:r>
        <w:rPr>
          <w:rFonts w:ascii="Times New Roman" w:hAnsi="Times New Roman" w:eastAsia="Times New Roman" w:cs="Times New Roman"/>
          <w:sz w:val="20"/>
          <w:szCs w:val="20"/>
        </w:rPr>
        <w:br w:type="page"/>
      </w:r>
    </w:p>
    <w:p>
      <w:pPr>
        <w:pStyle w:val="4"/>
      </w:pPr>
      <w:r>
        <w:t>设备端</w:t>
      </w:r>
    </w:p>
    <w:p>
      <w:pPr>
        <w:pStyle w:val="39"/>
      </w:pPr>
      <w:r>
        <w:rPr>
          <w:rStyle w:val="27"/>
        </w:rPr>
        <w:t>Package in package '功能需求'</w:t>
      </w:r>
    </w:p>
    <w:p>
      <w:pPr>
        <w:pStyle w:val="39"/>
      </w:pPr>
    </w:p>
    <w:p>
      <w:pPr>
        <w:pStyle w:val="38"/>
        <w:tabs>
          <w:tab w:val="left" w:pos="720"/>
        </w:tabs>
      </w:pPr>
      <w:r>
        <w:t>设备端</w:t>
      </w:r>
    </w:p>
    <w:p>
      <w:pPr>
        <w:pStyle w:val="38"/>
        <w:tabs>
          <w:tab w:val="left" w:pos="720"/>
        </w:tabs>
      </w:pPr>
      <w:r>
        <w:t xml:space="preserve">Version 1.0  Phase 1.0  </w:t>
      </w:r>
    </w:p>
    <w:p>
      <w:pPr>
        <w:pStyle w:val="38"/>
        <w:tabs>
          <w:tab w:val="left" w:pos="720"/>
        </w:tabs>
      </w:pPr>
      <w:del w:id="59" w:author="admin" w:date="2019-10-17T10:07:25Z">
        <w:r>
          <w:rPr/>
          <w:delText xml:space="preserve">zhuming1 </w:delText>
        </w:r>
      </w:del>
      <w:r>
        <w:t>created on 2019/8/30.  Last modified 2019/9/6</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5"/>
      </w:pPr>
      <w:r>
        <w:t>设备端 diagram</w:t>
      </w:r>
    </w:p>
    <w:p>
      <w:pPr>
        <w:pStyle w:val="39"/>
      </w:pPr>
      <w:r>
        <w:rPr>
          <w:rStyle w:val="27"/>
        </w:rPr>
        <w:t>Requirements diagram in package '设备端'</w:t>
      </w:r>
    </w:p>
    <w:p>
      <w:pPr>
        <w:pStyle w:val="39"/>
      </w:pPr>
    </w:p>
    <w:p>
      <w:pPr>
        <w:pStyle w:val="38"/>
        <w:tabs>
          <w:tab w:val="left" w:pos="720"/>
        </w:tabs>
      </w:pPr>
      <w:r>
        <w:t xml:space="preserve">设备端 </w:t>
      </w:r>
    </w:p>
    <w:p>
      <w:pPr>
        <w:pStyle w:val="38"/>
        <w:tabs>
          <w:tab w:val="left" w:pos="720"/>
        </w:tabs>
      </w:pPr>
      <w:r>
        <w:t>Version 1.0</w:t>
      </w:r>
    </w:p>
    <w:p>
      <w:pPr>
        <w:pStyle w:val="38"/>
        <w:tabs>
          <w:tab w:val="left" w:pos="720"/>
        </w:tabs>
      </w:pPr>
      <w:del w:id="60" w:author="admin" w:date="2019-10-17T10:07:25Z">
        <w:r>
          <w:rPr/>
          <w:delText xml:space="preserve">zhuming1 </w:delText>
        </w:r>
      </w:del>
      <w:r>
        <w:t>created on 2019/8/30.  Last modified 2019/9/6</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4248150" cy="2324100"/>
            <wp:effectExtent l="0" t="0" r="0" b="0"/>
            <wp:docPr id="563"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图片 563"/>
                    <pic:cNvPicPr>
                      <a:picLocks noChangeAspect="1"/>
                    </pic:cNvPicPr>
                  </pic:nvPicPr>
                  <pic:blipFill>
                    <a:blip r:embed="rId17"/>
                    <a:stretch>
                      <a:fillRect/>
                    </a:stretch>
                  </pic:blipFill>
                  <pic:spPr>
                    <a:xfrm>
                      <a:off x="0" y="0"/>
                      <a:ext cx="4248150" cy="2324100"/>
                    </a:xfrm>
                    <a:prstGeom prst="rect">
                      <a:avLst/>
                    </a:prstGeom>
                    <a:noFill/>
                    <a:ln w="9525">
                      <a:noFill/>
                      <a:miter lim="800000"/>
                      <a:headEnd/>
                      <a:tailEnd/>
                    </a:ln>
                  </pic:spPr>
                </pic:pic>
              </a:graphicData>
            </a:graphic>
          </wp:inline>
        </w:drawing>
      </w:r>
    </w:p>
    <w:p>
      <w:pPr>
        <w:pStyle w:val="40"/>
        <w:rPr>
          <w:sz w:val="20"/>
          <w:szCs w:val="20"/>
        </w:rPr>
      </w:pPr>
    </w:p>
    <w:p>
      <w:pPr>
        <w:pStyle w:val="41"/>
      </w:pPr>
      <w:r>
        <w:t>设备端</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40" w:name="BKM_8A145F92_0270_4628_86A0_46B49B26E84E"/>
      <w:bookmarkEnd w:id="40"/>
    </w:p>
    <w:p>
      <w:pPr>
        <w:rPr>
          <w:rFonts w:ascii="Times New Roman" w:hAnsi="Times New Roman" w:eastAsia="Times New Roman" w:cs="Times New Roman"/>
          <w:sz w:val="20"/>
          <w:szCs w:val="20"/>
        </w:rPr>
      </w:pPr>
    </w:p>
    <w:p>
      <w:pPr>
        <w:pStyle w:val="5"/>
      </w:pPr>
      <w:r>
        <w:t>基本功能</w:t>
      </w:r>
    </w:p>
    <w:p>
      <w:pPr>
        <w:pStyle w:val="39"/>
      </w:pPr>
      <w:r>
        <w:rPr>
          <w:rStyle w:val="27"/>
        </w:rPr>
        <w:t>Package in package '设备端'</w:t>
      </w:r>
    </w:p>
    <w:p>
      <w:pPr>
        <w:pStyle w:val="39"/>
      </w:pPr>
    </w:p>
    <w:p>
      <w:pPr>
        <w:pStyle w:val="38"/>
        <w:tabs>
          <w:tab w:val="left" w:pos="720"/>
        </w:tabs>
      </w:pPr>
      <w:r>
        <w:t>基本功能</w:t>
      </w:r>
    </w:p>
    <w:p>
      <w:pPr>
        <w:pStyle w:val="38"/>
        <w:tabs>
          <w:tab w:val="left" w:pos="720"/>
        </w:tabs>
      </w:pPr>
      <w:r>
        <w:t>Version 1.0  Phase 1.0  提议的</w:t>
      </w:r>
    </w:p>
    <w:p>
      <w:pPr>
        <w:pStyle w:val="38"/>
        <w:tabs>
          <w:tab w:val="left" w:pos="720"/>
        </w:tabs>
      </w:pPr>
      <w:del w:id="61" w:author="admin" w:date="2019-10-17T10:07:25Z">
        <w:r>
          <w:rPr/>
          <w:delText xml:space="preserve">zhuming1 </w:delText>
        </w:r>
      </w:del>
      <w:r>
        <w:t>created on 2019/8/30.  Last modified 2019/8/30</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基本功能 diagram</w:t>
      </w:r>
    </w:p>
    <w:p>
      <w:pPr>
        <w:pStyle w:val="39"/>
      </w:pPr>
      <w:r>
        <w:rPr>
          <w:rStyle w:val="27"/>
        </w:rPr>
        <w:t>Requirements diagram in package '基本功能'</w:t>
      </w:r>
    </w:p>
    <w:p>
      <w:pPr>
        <w:pStyle w:val="39"/>
      </w:pPr>
    </w:p>
    <w:p>
      <w:pPr>
        <w:pStyle w:val="38"/>
        <w:tabs>
          <w:tab w:val="left" w:pos="720"/>
        </w:tabs>
      </w:pPr>
      <w:r>
        <w:t xml:space="preserve">基本功能 </w:t>
      </w:r>
    </w:p>
    <w:p>
      <w:pPr>
        <w:pStyle w:val="38"/>
        <w:tabs>
          <w:tab w:val="left" w:pos="720"/>
        </w:tabs>
      </w:pPr>
      <w:r>
        <w:t>Version 1.0</w:t>
      </w:r>
    </w:p>
    <w:p>
      <w:pPr>
        <w:pStyle w:val="38"/>
        <w:tabs>
          <w:tab w:val="left" w:pos="720"/>
        </w:tabs>
      </w:pPr>
      <w:del w:id="62" w:author="admin" w:date="2019-10-17T10:07:25Z">
        <w:r>
          <w:rPr/>
          <w:delText xml:space="preserve">zhuming1 </w:delText>
        </w:r>
      </w:del>
      <w:r>
        <w:t>created on 2019/8/30.  Last modified 2019/9/20</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1562100" cy="4267200"/>
            <wp:effectExtent l="0" t="0" r="0" b="0"/>
            <wp:docPr id="565" name="图片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图片 565"/>
                    <pic:cNvPicPr>
                      <a:picLocks noChangeAspect="1"/>
                    </pic:cNvPicPr>
                  </pic:nvPicPr>
                  <pic:blipFill>
                    <a:blip r:embed="rId18"/>
                    <a:stretch>
                      <a:fillRect/>
                    </a:stretch>
                  </pic:blipFill>
                  <pic:spPr>
                    <a:xfrm>
                      <a:off x="0" y="0"/>
                      <a:ext cx="1562100" cy="4267200"/>
                    </a:xfrm>
                    <a:prstGeom prst="rect">
                      <a:avLst/>
                    </a:prstGeom>
                    <a:noFill/>
                    <a:ln w="9525">
                      <a:noFill/>
                      <a:miter lim="800000"/>
                      <a:headEnd/>
                      <a:tailEnd/>
                    </a:ln>
                  </pic:spPr>
                </pic:pic>
              </a:graphicData>
            </a:graphic>
          </wp:inline>
        </w:drawing>
      </w:r>
    </w:p>
    <w:p>
      <w:pPr>
        <w:pStyle w:val="40"/>
        <w:rPr>
          <w:sz w:val="20"/>
          <w:szCs w:val="20"/>
        </w:rPr>
      </w:pPr>
    </w:p>
    <w:p>
      <w:pPr>
        <w:pStyle w:val="41"/>
      </w:pPr>
      <w:r>
        <w:t>基本功能</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41" w:name="BKM_F65A77E6_8F5A_441E_A7D6_55A81F9750DD"/>
      <w:bookmarkEnd w:id="41"/>
    </w:p>
    <w:p>
      <w:pPr>
        <w:rPr>
          <w:rFonts w:ascii="Times New Roman" w:hAnsi="Times New Roman" w:eastAsia="Times New Roman" w:cs="Times New Roman"/>
          <w:sz w:val="20"/>
          <w:szCs w:val="20"/>
        </w:rPr>
      </w:pPr>
    </w:p>
    <w:p>
      <w:pPr>
        <w:pStyle w:val="6"/>
      </w:pPr>
      <w:r>
        <w:t>图像上传</w:t>
      </w:r>
    </w:p>
    <w:p>
      <w:pPr>
        <w:pStyle w:val="39"/>
      </w:pPr>
      <w:r>
        <w:rPr>
          <w:rStyle w:val="27"/>
          <w:color w:val="000000"/>
        </w:rPr>
        <w:t>需求 in package '基本功能'</w:t>
      </w:r>
    </w:p>
    <w:p>
      <w:pPr>
        <w:tabs>
          <w:tab w:val="left" w:pos="720"/>
        </w:tabs>
        <w:rPr>
          <w:sz w:val="20"/>
          <w:szCs w:val="20"/>
        </w:rPr>
      </w:pPr>
    </w:p>
    <w:p>
      <w:pPr>
        <w:pStyle w:val="39"/>
      </w:pPr>
      <w:r>
        <w:rPr>
          <w:color w:val="000000"/>
        </w:rPr>
        <w:t>设备扫描完成后无论扫描是否有效都将图像上传至后台服务端（图像、人脸、性别等）。</w:t>
      </w:r>
    </w:p>
    <w:p>
      <w:pPr>
        <w:rPr>
          <w:sz w:val="20"/>
          <w:szCs w:val="20"/>
        </w:rPr>
      </w:pPr>
    </w:p>
    <w:p>
      <w:pPr>
        <w:pStyle w:val="38"/>
      </w:pPr>
      <w:r>
        <w:t xml:space="preserve">图像上传 </w:t>
      </w:r>
    </w:p>
    <w:p>
      <w:pPr>
        <w:pStyle w:val="38"/>
      </w:pPr>
      <w:r>
        <w:t xml:space="preserve">Version 1.0  Phase 1.0  </w:t>
      </w:r>
    </w:p>
    <w:p>
      <w:pPr>
        <w:pStyle w:val="38"/>
      </w:pPr>
      <w:del w:id="63" w:author="admin" w:date="2019-10-17T10:07:25Z">
        <w:r>
          <w:rPr/>
          <w:delText xml:space="preserve">zhuming1 </w:delText>
        </w:r>
      </w:del>
      <w:r>
        <w:t>created on 2019/8/30.  Last modified 2019/9/6</w:t>
      </w:r>
    </w:p>
    <w:p>
      <w:pPr>
        <w:pStyle w:val="39"/>
      </w:pPr>
    </w:p>
    <w:p>
      <w:pPr>
        <w:pStyle w:val="39"/>
      </w:pPr>
      <w:r>
        <w:rPr>
          <w:color w:val="5F5F5F"/>
        </w:rPr>
        <w:t xml:space="preserve"> </w:t>
      </w:r>
      <w:r>
        <w:t xml:space="preserve"> </w:t>
      </w:r>
      <w:bookmarkStart w:id="42" w:name="BKM_D0544E2B_611A_4B8F_B6E6_3C7008A468DB"/>
      <w:bookmarkEnd w:id="42"/>
    </w:p>
    <w:p>
      <w:pPr>
        <w:pStyle w:val="39"/>
      </w:pPr>
    </w:p>
    <w:p>
      <w:pPr>
        <w:pStyle w:val="6"/>
      </w:pPr>
      <w:r>
        <w:t>工作超时提醒</w:t>
      </w:r>
    </w:p>
    <w:p>
      <w:pPr>
        <w:pStyle w:val="39"/>
      </w:pPr>
      <w:r>
        <w:rPr>
          <w:rStyle w:val="27"/>
          <w:color w:val="000000"/>
        </w:rPr>
        <w:t>需求 in package '基本功能'</w:t>
      </w:r>
    </w:p>
    <w:p>
      <w:pPr>
        <w:tabs>
          <w:tab w:val="left" w:pos="720"/>
        </w:tabs>
        <w:rPr>
          <w:sz w:val="20"/>
          <w:szCs w:val="20"/>
        </w:rPr>
      </w:pPr>
    </w:p>
    <w:p>
      <w:pPr>
        <w:pStyle w:val="39"/>
      </w:pPr>
      <w:r>
        <w:rPr>
          <w:color w:val="000000"/>
        </w:rPr>
        <w:t>以一次登陆为开始，计算引导员的累计工作时长，对工作超时现象进行提醒，但不要影响当前判图工作。</w:t>
      </w:r>
    </w:p>
    <w:p>
      <w:pPr>
        <w:rPr>
          <w:sz w:val="20"/>
          <w:szCs w:val="20"/>
        </w:rPr>
      </w:pPr>
    </w:p>
    <w:p>
      <w:pPr>
        <w:pStyle w:val="38"/>
      </w:pPr>
      <w:r>
        <w:t xml:space="preserve">工作超时提醒 </w:t>
      </w:r>
    </w:p>
    <w:p>
      <w:pPr>
        <w:pStyle w:val="38"/>
      </w:pPr>
      <w:r>
        <w:t xml:space="preserve">Version 1.0  Phase 1.0  </w:t>
      </w:r>
    </w:p>
    <w:p>
      <w:pPr>
        <w:pStyle w:val="38"/>
      </w:pPr>
      <w:del w:id="64" w:author="admin" w:date="2019-10-17T10:07:25Z">
        <w:r>
          <w:rPr/>
          <w:delText xml:space="preserve">zhuming1 </w:delText>
        </w:r>
      </w:del>
      <w:r>
        <w:t>created on 2019/9/19.  Last modified 2019/9/19</w:t>
      </w:r>
    </w:p>
    <w:p>
      <w:pPr>
        <w:pStyle w:val="39"/>
      </w:pPr>
    </w:p>
    <w:p>
      <w:pPr>
        <w:pStyle w:val="39"/>
      </w:pPr>
      <w:r>
        <w:rPr>
          <w:color w:val="5F5F5F"/>
        </w:rPr>
        <w:t xml:space="preserve"> </w:t>
      </w:r>
      <w:r>
        <w:t xml:space="preserve"> </w:t>
      </w:r>
      <w:bookmarkStart w:id="43" w:name="BKM_3DB05B89_801A_449D_ACB8_3305291FD0BA"/>
      <w:bookmarkEnd w:id="43"/>
    </w:p>
    <w:p>
      <w:pPr>
        <w:pStyle w:val="39"/>
      </w:pPr>
    </w:p>
    <w:p>
      <w:pPr>
        <w:pStyle w:val="6"/>
      </w:pPr>
      <w:r>
        <w:t>开机/关机</w:t>
      </w:r>
    </w:p>
    <w:p>
      <w:pPr>
        <w:pStyle w:val="39"/>
      </w:pPr>
      <w:r>
        <w:rPr>
          <w:rStyle w:val="27"/>
          <w:color w:val="000000"/>
        </w:rPr>
        <w:t>需求 in package '基本功能'</w:t>
      </w:r>
    </w:p>
    <w:p>
      <w:pPr>
        <w:rPr>
          <w:sz w:val="20"/>
          <w:szCs w:val="20"/>
        </w:rPr>
      </w:pPr>
    </w:p>
    <w:p>
      <w:pPr>
        <w:pStyle w:val="38"/>
      </w:pPr>
      <w:r>
        <w:t xml:space="preserve">开机/关机 </w:t>
      </w:r>
    </w:p>
    <w:p>
      <w:pPr>
        <w:pStyle w:val="38"/>
      </w:pPr>
      <w:r>
        <w:t xml:space="preserve">Version 1.0  Phase 1.0  </w:t>
      </w:r>
    </w:p>
    <w:p>
      <w:pPr>
        <w:pStyle w:val="38"/>
      </w:pPr>
      <w:del w:id="65" w:author="admin" w:date="2019-10-17T10:07:25Z">
        <w:r>
          <w:rPr/>
          <w:delText xml:space="preserve">zhuming1 </w:delText>
        </w:r>
      </w:del>
      <w:r>
        <w:t>created on 2019/8/30.  Last modified 2019/8/30</w:t>
      </w:r>
    </w:p>
    <w:p>
      <w:pPr>
        <w:pStyle w:val="39"/>
      </w:pPr>
    </w:p>
    <w:p>
      <w:pPr>
        <w:pStyle w:val="39"/>
      </w:pPr>
      <w:r>
        <w:rPr>
          <w:color w:val="5F5F5F"/>
        </w:rPr>
        <w:t xml:space="preserve"> </w:t>
      </w:r>
      <w:r>
        <w:t xml:space="preserve"> </w:t>
      </w:r>
      <w:bookmarkStart w:id="44" w:name="BKM_727F7CC4_B520_4EB2_B660_39AAFE98F637"/>
      <w:bookmarkEnd w:id="44"/>
    </w:p>
    <w:p>
      <w:pPr>
        <w:pStyle w:val="39"/>
      </w:pPr>
    </w:p>
    <w:p>
      <w:pPr>
        <w:pStyle w:val="6"/>
      </w:pPr>
      <w:r>
        <w:t>扫描</w:t>
      </w:r>
    </w:p>
    <w:p>
      <w:pPr>
        <w:pStyle w:val="39"/>
      </w:pPr>
      <w:r>
        <w:rPr>
          <w:rStyle w:val="27"/>
          <w:color w:val="000000"/>
        </w:rPr>
        <w:t>需求 in package '基本功能'</w:t>
      </w:r>
    </w:p>
    <w:p>
      <w:pPr>
        <w:tabs>
          <w:tab w:val="left" w:pos="720"/>
        </w:tabs>
        <w:rPr>
          <w:sz w:val="20"/>
          <w:szCs w:val="20"/>
        </w:rPr>
      </w:pPr>
    </w:p>
    <w:p>
      <w:pPr>
        <w:pStyle w:val="39"/>
      </w:pPr>
      <w:r>
        <w:rPr>
          <w:color w:val="000000"/>
        </w:rPr>
        <w:t>分性别进行扫描</w:t>
      </w:r>
    </w:p>
    <w:p>
      <w:pPr>
        <w:rPr>
          <w:sz w:val="20"/>
          <w:szCs w:val="20"/>
        </w:rPr>
      </w:pPr>
    </w:p>
    <w:p>
      <w:pPr>
        <w:pStyle w:val="38"/>
      </w:pPr>
      <w:r>
        <w:t xml:space="preserve">扫描 </w:t>
      </w:r>
    </w:p>
    <w:p>
      <w:pPr>
        <w:pStyle w:val="38"/>
      </w:pPr>
      <w:r>
        <w:t xml:space="preserve">Version 1.0  Phase 1.0  </w:t>
      </w:r>
    </w:p>
    <w:p>
      <w:pPr>
        <w:pStyle w:val="38"/>
      </w:pPr>
      <w:del w:id="66" w:author="admin" w:date="2019-10-17T10:07:25Z">
        <w:r>
          <w:rPr/>
          <w:delText xml:space="preserve">zhuming1 </w:delText>
        </w:r>
      </w:del>
      <w:r>
        <w:t>created on 2019/8/30.  Last modified 2019/9/11</w:t>
      </w:r>
    </w:p>
    <w:p>
      <w:pPr>
        <w:pStyle w:val="39"/>
      </w:pPr>
    </w:p>
    <w:p>
      <w:pPr>
        <w:pStyle w:val="39"/>
      </w:pPr>
      <w:r>
        <w:rPr>
          <w:color w:val="5F5F5F"/>
        </w:rPr>
        <w:t xml:space="preserve"> </w:t>
      </w:r>
      <w:r>
        <w:t xml:space="preserve"> </w:t>
      </w:r>
      <w:bookmarkStart w:id="45" w:name="BKM_82883DB3_D8DC_4CFD_B4DE_20D9A5352A32"/>
      <w:bookmarkEnd w:id="45"/>
    </w:p>
    <w:p>
      <w:pPr>
        <w:pStyle w:val="39"/>
      </w:pPr>
    </w:p>
    <w:p>
      <w:pPr>
        <w:pStyle w:val="6"/>
      </w:pPr>
      <w:r>
        <w:t>罩板校正</w:t>
      </w:r>
    </w:p>
    <w:p>
      <w:pPr>
        <w:pStyle w:val="39"/>
      </w:pPr>
      <w:r>
        <w:rPr>
          <w:rStyle w:val="27"/>
          <w:color w:val="000000"/>
        </w:rPr>
        <w:t>需求 in package '基本功能'</w:t>
      </w:r>
    </w:p>
    <w:p>
      <w:pPr>
        <w:tabs>
          <w:tab w:val="left" w:pos="720"/>
        </w:tabs>
        <w:rPr>
          <w:sz w:val="20"/>
          <w:szCs w:val="20"/>
        </w:rPr>
      </w:pPr>
    </w:p>
    <w:p>
      <w:pPr>
        <w:pStyle w:val="39"/>
      </w:pPr>
      <w:r>
        <w:rPr>
          <w:color w:val="000000"/>
        </w:rPr>
        <w:t>操作员可操作设备进行罩板校正操作，该操作可确保设备的扫描状态恢复为初始的最佳状态（系统每两小时，默认自动进行一次罩板校正操作）。</w:t>
      </w:r>
    </w:p>
    <w:p>
      <w:pPr>
        <w:rPr>
          <w:sz w:val="20"/>
          <w:szCs w:val="20"/>
        </w:rPr>
      </w:pPr>
    </w:p>
    <w:p>
      <w:pPr>
        <w:pStyle w:val="38"/>
      </w:pPr>
      <w:r>
        <w:t xml:space="preserve">罩板校正 </w:t>
      </w:r>
    </w:p>
    <w:p>
      <w:pPr>
        <w:pStyle w:val="38"/>
      </w:pPr>
      <w:r>
        <w:t xml:space="preserve">Version 1.0  Phase 1.0  </w:t>
      </w:r>
    </w:p>
    <w:p>
      <w:pPr>
        <w:pStyle w:val="38"/>
      </w:pPr>
      <w:del w:id="67" w:author="admin" w:date="2019-10-17T10:07:25Z">
        <w:r>
          <w:rPr/>
          <w:delText xml:space="preserve">zhuming1 </w:delText>
        </w:r>
      </w:del>
      <w:r>
        <w:t>created on 2019/8/30.  Last modified 2019/9/6</w:t>
      </w:r>
    </w:p>
    <w:p>
      <w:pPr>
        <w:pStyle w:val="39"/>
      </w:pPr>
    </w:p>
    <w:p>
      <w:pPr>
        <w:pStyle w:val="39"/>
      </w:pPr>
      <w:r>
        <w:rPr>
          <w:color w:val="5F5F5F"/>
        </w:rPr>
        <w:t xml:space="preserve"> </w:t>
      </w:r>
      <w:r>
        <w:t xml:space="preserve"> </w:t>
      </w:r>
      <w:bookmarkStart w:id="46" w:name="BKM_F8B63493_0824_4AF2_A1B5_A6EA2DC6C97E"/>
      <w:bookmarkEnd w:id="46"/>
    </w:p>
    <w:p>
      <w:pPr>
        <w:pStyle w:val="39"/>
      </w:pPr>
    </w:p>
    <w:p>
      <w:pPr>
        <w:pStyle w:val="6"/>
      </w:pPr>
      <w:r>
        <w:t>自动判图</w:t>
      </w:r>
    </w:p>
    <w:p>
      <w:pPr>
        <w:pStyle w:val="39"/>
      </w:pPr>
      <w:r>
        <w:rPr>
          <w:rStyle w:val="27"/>
          <w:color w:val="000000"/>
        </w:rPr>
        <w:t>需求 in package '基本功能'</w:t>
      </w:r>
    </w:p>
    <w:p>
      <w:pPr>
        <w:rPr>
          <w:sz w:val="20"/>
          <w:szCs w:val="20"/>
        </w:rPr>
      </w:pPr>
    </w:p>
    <w:p>
      <w:pPr>
        <w:pStyle w:val="38"/>
      </w:pPr>
      <w:r>
        <w:t xml:space="preserve">自动判图 </w:t>
      </w:r>
    </w:p>
    <w:p>
      <w:pPr>
        <w:pStyle w:val="38"/>
      </w:pPr>
      <w:r>
        <w:t xml:space="preserve">Version 1.0  Phase 1.0  </w:t>
      </w:r>
    </w:p>
    <w:p>
      <w:pPr>
        <w:pStyle w:val="38"/>
      </w:pPr>
      <w:del w:id="68" w:author="admin" w:date="2019-10-17T10:07:25Z">
        <w:r>
          <w:rPr/>
          <w:delText xml:space="preserve">zhuming1 </w:delText>
        </w:r>
      </w:del>
      <w:r>
        <w:t>created on 2019/8/30.  Last modified 2019/9/6</w:t>
      </w:r>
    </w:p>
    <w:p>
      <w:pPr>
        <w:pStyle w:val="39"/>
      </w:pPr>
    </w:p>
    <w:p>
      <w:pPr>
        <w:pStyle w:val="39"/>
      </w:pPr>
      <w:r>
        <w:rPr>
          <w:color w:val="5F5F5F"/>
        </w:rPr>
        <w:t xml:space="preserve"> </w:t>
      </w:r>
      <w:r>
        <w:t xml:space="preserve">   </w:t>
      </w:r>
      <w:bookmarkStart w:id="47" w:name="BKM_A8E8B2F0_7CE0_4D37_B07D_442AAFB03FFA"/>
      <w:bookmarkEnd w:id="47"/>
      <w:bookmarkStart w:id="48" w:name="BKM_279ED963_48E7_44F1_BE22_02A22871BE44"/>
      <w:bookmarkEnd w:id="48"/>
    </w:p>
    <w:p>
      <w:pPr>
        <w:pStyle w:val="39"/>
      </w:pPr>
    </w:p>
    <w:p>
      <w:bookmarkStart w:id="49" w:name="±¾µØÊÖ¼ì¹¦ÄÜ_START"/>
      <w:bookmarkEnd w:id="49"/>
      <w:r>
        <w:rPr>
          <w:rFonts w:ascii="Times New Roman" w:hAnsi="Times New Roman" w:eastAsia="Times New Roman" w:cs="Times New Roman"/>
          <w:sz w:val="20"/>
          <w:szCs w:val="20"/>
        </w:rPr>
        <w:br w:type="page"/>
      </w:r>
    </w:p>
    <w:p>
      <w:pPr>
        <w:pStyle w:val="5"/>
      </w:pPr>
      <w:r>
        <w:t>本地手检功能</w:t>
      </w:r>
    </w:p>
    <w:p>
      <w:pPr>
        <w:pStyle w:val="39"/>
      </w:pPr>
      <w:r>
        <w:rPr>
          <w:rStyle w:val="27"/>
        </w:rPr>
        <w:t>Package in package '设备端'</w:t>
      </w:r>
    </w:p>
    <w:p>
      <w:pPr>
        <w:pStyle w:val="39"/>
      </w:pPr>
    </w:p>
    <w:p>
      <w:pPr>
        <w:pStyle w:val="38"/>
        <w:tabs>
          <w:tab w:val="left" w:pos="720"/>
        </w:tabs>
      </w:pPr>
      <w:r>
        <w:t>本地手检功能</w:t>
      </w:r>
    </w:p>
    <w:p>
      <w:pPr>
        <w:pStyle w:val="38"/>
        <w:tabs>
          <w:tab w:val="left" w:pos="720"/>
        </w:tabs>
      </w:pPr>
      <w:r>
        <w:t>Version 1.0  Phase 1.0  提议的</w:t>
      </w:r>
    </w:p>
    <w:p>
      <w:pPr>
        <w:pStyle w:val="38"/>
        <w:tabs>
          <w:tab w:val="left" w:pos="720"/>
        </w:tabs>
      </w:pPr>
      <w:del w:id="69" w:author="admin" w:date="2019-10-17T10:07:25Z">
        <w:r>
          <w:rPr/>
          <w:delText xml:space="preserve">zhuming1 </w:delText>
        </w:r>
      </w:del>
      <w:r>
        <w:t>created on 2019/9/11.  Last modified 2019/9/11</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本地手检功能 diagram</w:t>
      </w:r>
    </w:p>
    <w:p>
      <w:pPr>
        <w:pStyle w:val="39"/>
      </w:pPr>
      <w:r>
        <w:rPr>
          <w:rStyle w:val="27"/>
        </w:rPr>
        <w:t>Requirements diagram in package '本地手检功能'</w:t>
      </w:r>
    </w:p>
    <w:p>
      <w:pPr>
        <w:pStyle w:val="39"/>
      </w:pPr>
    </w:p>
    <w:p>
      <w:pPr>
        <w:pStyle w:val="39"/>
      </w:pPr>
      <w:r>
        <w:t>设备端可以配置为本地手检模式，此时设备端同时作为手检站使用，在无可用手检站情况下，通知设备端有手检任务，收到设备端可用反馈后，集中查验手检站调度服务可以将手检任务分配到该设备端。在此期间，如果手检任务已经分发到其他手检站，需要通知该设备端任务取消。</w:t>
      </w:r>
    </w:p>
    <w:p>
      <w:pPr>
        <w:pStyle w:val="39"/>
      </w:pPr>
    </w:p>
    <w:p>
      <w:pPr>
        <w:pStyle w:val="38"/>
        <w:tabs>
          <w:tab w:val="left" w:pos="720"/>
        </w:tabs>
      </w:pPr>
      <w:r>
        <w:t xml:space="preserve">本地手检功能 </w:t>
      </w:r>
    </w:p>
    <w:p>
      <w:pPr>
        <w:pStyle w:val="38"/>
        <w:tabs>
          <w:tab w:val="left" w:pos="720"/>
        </w:tabs>
      </w:pPr>
      <w:r>
        <w:t>Version 1.0</w:t>
      </w:r>
    </w:p>
    <w:p>
      <w:pPr>
        <w:pStyle w:val="38"/>
        <w:tabs>
          <w:tab w:val="left" w:pos="720"/>
        </w:tabs>
      </w:pPr>
      <w:del w:id="70" w:author="admin" w:date="2019-10-17T10:07:25Z">
        <w:r>
          <w:rPr/>
          <w:delText xml:space="preserve">zhuming1 </w:delText>
        </w:r>
      </w:del>
      <w:r>
        <w:t>created on 2019/9/11.  Last modified 2019/9/11</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2543175" cy="1266825"/>
            <wp:effectExtent l="0" t="0" r="0" b="0"/>
            <wp:docPr id="610" name="图片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图片 610"/>
                    <pic:cNvPicPr>
                      <a:picLocks noChangeAspect="1"/>
                    </pic:cNvPicPr>
                  </pic:nvPicPr>
                  <pic:blipFill>
                    <a:blip r:embed="rId19"/>
                    <a:stretch>
                      <a:fillRect/>
                    </a:stretch>
                  </pic:blipFill>
                  <pic:spPr>
                    <a:xfrm>
                      <a:off x="0" y="0"/>
                      <a:ext cx="2543175" cy="1266825"/>
                    </a:xfrm>
                    <a:prstGeom prst="rect">
                      <a:avLst/>
                    </a:prstGeom>
                    <a:noFill/>
                    <a:ln w="9525">
                      <a:noFill/>
                      <a:miter lim="800000"/>
                      <a:headEnd/>
                      <a:tailEnd/>
                    </a:ln>
                  </pic:spPr>
                </pic:pic>
              </a:graphicData>
            </a:graphic>
          </wp:inline>
        </w:drawing>
      </w:r>
    </w:p>
    <w:p>
      <w:pPr>
        <w:pStyle w:val="40"/>
        <w:rPr>
          <w:sz w:val="20"/>
          <w:szCs w:val="20"/>
        </w:rPr>
      </w:pPr>
    </w:p>
    <w:p>
      <w:pPr>
        <w:pStyle w:val="41"/>
      </w:pPr>
      <w:r>
        <w:t>本地手检功能</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50" w:name="BKM_2A2CFE26_4FE9_4B09_8E62_DFB1C8D9ABB5"/>
      <w:bookmarkEnd w:id="50"/>
      <w:bookmarkStart w:id="51" w:name="±¾µØÊÖ¼ì¹¦ÄÜ_END"/>
      <w:bookmarkEnd w:id="51"/>
      <w:bookmarkStart w:id="52" w:name="BKM_0E9D13B8_5C3F_4BDA_A9EE_12466D4C77D7"/>
      <w:bookmarkEnd w:id="52"/>
    </w:p>
    <w:p>
      <w:pPr>
        <w:rPr>
          <w:rFonts w:ascii="Times New Roman" w:hAnsi="Times New Roman" w:eastAsia="Times New Roman" w:cs="Times New Roman"/>
          <w:sz w:val="20"/>
          <w:szCs w:val="20"/>
        </w:rPr>
      </w:pPr>
    </w:p>
    <w:p>
      <w:bookmarkStart w:id="53" w:name="ÏÔÊ¾¹¦ÄÜ_START"/>
      <w:bookmarkEnd w:id="53"/>
      <w:r>
        <w:rPr>
          <w:rFonts w:ascii="Times New Roman" w:hAnsi="Times New Roman" w:eastAsia="Times New Roman" w:cs="Times New Roman"/>
          <w:sz w:val="20"/>
          <w:szCs w:val="20"/>
        </w:rPr>
        <w:br w:type="page"/>
      </w:r>
    </w:p>
    <w:p>
      <w:pPr>
        <w:pStyle w:val="5"/>
      </w:pPr>
      <w:r>
        <w:t>显示功能</w:t>
      </w:r>
    </w:p>
    <w:p>
      <w:pPr>
        <w:pStyle w:val="39"/>
      </w:pPr>
      <w:r>
        <w:rPr>
          <w:rStyle w:val="27"/>
        </w:rPr>
        <w:t>Package in package '设备端'</w:t>
      </w:r>
    </w:p>
    <w:p>
      <w:pPr>
        <w:pStyle w:val="39"/>
      </w:pPr>
    </w:p>
    <w:p>
      <w:pPr>
        <w:pStyle w:val="38"/>
        <w:tabs>
          <w:tab w:val="left" w:pos="720"/>
        </w:tabs>
      </w:pPr>
      <w:r>
        <w:t>显示功能</w:t>
      </w:r>
    </w:p>
    <w:p>
      <w:pPr>
        <w:pStyle w:val="38"/>
        <w:tabs>
          <w:tab w:val="left" w:pos="720"/>
        </w:tabs>
      </w:pPr>
      <w:r>
        <w:t>Version 1.0  Phase 1.0  提议的</w:t>
      </w:r>
    </w:p>
    <w:p>
      <w:pPr>
        <w:pStyle w:val="38"/>
        <w:tabs>
          <w:tab w:val="left" w:pos="720"/>
        </w:tabs>
      </w:pPr>
      <w:del w:id="71" w:author="admin" w:date="2019-10-17T10:07:25Z">
        <w:r>
          <w:rPr/>
          <w:delText xml:space="preserve">zhuming1 </w:delText>
        </w:r>
      </w:del>
      <w:r>
        <w:t>created on 2019/8/30.  Last modified 2019/8/30</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显示功能 diagram</w:t>
      </w:r>
    </w:p>
    <w:p>
      <w:pPr>
        <w:pStyle w:val="39"/>
      </w:pPr>
      <w:r>
        <w:rPr>
          <w:rStyle w:val="27"/>
        </w:rPr>
        <w:t>Requirements diagram in package '显示功能'</w:t>
      </w:r>
    </w:p>
    <w:p>
      <w:pPr>
        <w:pStyle w:val="39"/>
      </w:pPr>
    </w:p>
    <w:p>
      <w:pPr>
        <w:pStyle w:val="38"/>
        <w:tabs>
          <w:tab w:val="left" w:pos="720"/>
        </w:tabs>
      </w:pPr>
      <w:r>
        <w:t xml:space="preserve">显示功能 </w:t>
      </w:r>
    </w:p>
    <w:p>
      <w:pPr>
        <w:pStyle w:val="38"/>
        <w:tabs>
          <w:tab w:val="left" w:pos="720"/>
        </w:tabs>
      </w:pPr>
      <w:r>
        <w:t>Version 1.0</w:t>
      </w:r>
    </w:p>
    <w:p>
      <w:pPr>
        <w:pStyle w:val="38"/>
        <w:tabs>
          <w:tab w:val="left" w:pos="720"/>
        </w:tabs>
      </w:pPr>
      <w:del w:id="72" w:author="admin" w:date="2019-10-17T10:07:25Z">
        <w:r>
          <w:rPr/>
          <w:delText xml:space="preserve">zhuming1 </w:delText>
        </w:r>
      </w:del>
      <w:r>
        <w:t>created on 2019/8/30.  Last modified 2019/8/30</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1524000" cy="1476375"/>
            <wp:effectExtent l="0" t="0" r="0" b="0"/>
            <wp:docPr id="617" name="图片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图片 617"/>
                    <pic:cNvPicPr>
                      <a:picLocks noChangeAspect="1"/>
                    </pic:cNvPicPr>
                  </pic:nvPicPr>
                  <pic:blipFill>
                    <a:blip r:embed="rId20"/>
                    <a:stretch>
                      <a:fillRect/>
                    </a:stretch>
                  </pic:blipFill>
                  <pic:spPr>
                    <a:xfrm>
                      <a:off x="0" y="0"/>
                      <a:ext cx="1524000" cy="1476375"/>
                    </a:xfrm>
                    <a:prstGeom prst="rect">
                      <a:avLst/>
                    </a:prstGeom>
                    <a:noFill/>
                    <a:ln w="9525">
                      <a:noFill/>
                      <a:miter lim="800000"/>
                      <a:headEnd/>
                      <a:tailEnd/>
                    </a:ln>
                  </pic:spPr>
                </pic:pic>
              </a:graphicData>
            </a:graphic>
          </wp:inline>
        </w:drawing>
      </w:r>
    </w:p>
    <w:p>
      <w:pPr>
        <w:pStyle w:val="40"/>
        <w:rPr>
          <w:sz w:val="20"/>
          <w:szCs w:val="20"/>
        </w:rPr>
      </w:pPr>
    </w:p>
    <w:p>
      <w:pPr>
        <w:pStyle w:val="41"/>
      </w:pPr>
      <w:r>
        <w:t>显示功能</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54" w:name="BKM_FF815454_8EED_4FBF_9C85_92B8872EE352"/>
      <w:bookmarkEnd w:id="54"/>
    </w:p>
    <w:p>
      <w:pPr>
        <w:rPr>
          <w:rFonts w:ascii="Times New Roman" w:hAnsi="Times New Roman" w:eastAsia="Times New Roman" w:cs="Times New Roman"/>
          <w:sz w:val="20"/>
          <w:szCs w:val="20"/>
        </w:rPr>
      </w:pPr>
    </w:p>
    <w:p>
      <w:pPr>
        <w:pStyle w:val="6"/>
      </w:pPr>
      <w:r>
        <w:t>扫描站姿错误提示</w:t>
      </w:r>
    </w:p>
    <w:p>
      <w:pPr>
        <w:pStyle w:val="39"/>
      </w:pPr>
      <w:r>
        <w:rPr>
          <w:rStyle w:val="27"/>
          <w:color w:val="000000"/>
        </w:rPr>
        <w:t>需求 in package '显示功能'</w:t>
      </w:r>
    </w:p>
    <w:p>
      <w:pPr>
        <w:rPr>
          <w:sz w:val="20"/>
          <w:szCs w:val="20"/>
        </w:rPr>
      </w:pPr>
    </w:p>
    <w:p>
      <w:pPr>
        <w:pStyle w:val="38"/>
      </w:pPr>
      <w:r>
        <w:t xml:space="preserve">扫描站姿错误提示 </w:t>
      </w:r>
    </w:p>
    <w:p>
      <w:pPr>
        <w:pStyle w:val="38"/>
      </w:pPr>
      <w:r>
        <w:t xml:space="preserve">Version 1.0  Phase 1.0  </w:t>
      </w:r>
    </w:p>
    <w:p>
      <w:pPr>
        <w:pStyle w:val="38"/>
      </w:pPr>
      <w:del w:id="73" w:author="admin" w:date="2019-10-17T10:07:25Z">
        <w:r>
          <w:rPr/>
          <w:delText xml:space="preserve">zhuming1 </w:delText>
        </w:r>
      </w:del>
      <w:r>
        <w:t>created on 2019/8/30.  Last modified 2019/8/30</w:t>
      </w:r>
    </w:p>
    <w:p>
      <w:pPr>
        <w:pStyle w:val="39"/>
      </w:pPr>
    </w:p>
    <w:p>
      <w:pPr>
        <w:pStyle w:val="39"/>
      </w:pPr>
      <w:r>
        <w:rPr>
          <w:color w:val="5F5F5F"/>
        </w:rPr>
        <w:t xml:space="preserve"> </w:t>
      </w:r>
      <w:r>
        <w:t xml:space="preserve"> </w:t>
      </w:r>
      <w:bookmarkStart w:id="55" w:name="BKM_30540F1D_F520_43A5_B662_F4DE1E12323C"/>
      <w:bookmarkEnd w:id="55"/>
    </w:p>
    <w:p>
      <w:pPr>
        <w:pStyle w:val="39"/>
      </w:pPr>
    </w:p>
    <w:p>
      <w:pPr>
        <w:pStyle w:val="6"/>
      </w:pPr>
      <w:r>
        <w:t>设备状态显示</w:t>
      </w:r>
    </w:p>
    <w:p>
      <w:pPr>
        <w:pStyle w:val="39"/>
      </w:pPr>
      <w:r>
        <w:rPr>
          <w:rStyle w:val="27"/>
          <w:color w:val="000000"/>
        </w:rPr>
        <w:t>需求 in package '显示功能'</w:t>
      </w:r>
    </w:p>
    <w:p>
      <w:pPr>
        <w:tabs>
          <w:tab w:val="left" w:pos="720"/>
        </w:tabs>
        <w:rPr>
          <w:sz w:val="20"/>
          <w:szCs w:val="20"/>
        </w:rPr>
      </w:pPr>
    </w:p>
    <w:p>
      <w:pPr>
        <w:pStyle w:val="39"/>
      </w:pPr>
      <w:r>
        <w:rPr>
          <w:color w:val="000000"/>
        </w:rPr>
        <w:t>显示与后台服务的连接状态。</w:t>
      </w:r>
    </w:p>
    <w:p>
      <w:pPr>
        <w:rPr>
          <w:sz w:val="20"/>
          <w:szCs w:val="20"/>
        </w:rPr>
      </w:pPr>
    </w:p>
    <w:p>
      <w:pPr>
        <w:pStyle w:val="38"/>
      </w:pPr>
      <w:r>
        <w:t xml:space="preserve">设备状态显示 </w:t>
      </w:r>
    </w:p>
    <w:p>
      <w:pPr>
        <w:pStyle w:val="38"/>
      </w:pPr>
      <w:r>
        <w:t xml:space="preserve">Version 1.0  Phase 1.0  </w:t>
      </w:r>
    </w:p>
    <w:p>
      <w:pPr>
        <w:pStyle w:val="38"/>
      </w:pPr>
      <w:del w:id="74" w:author="admin" w:date="2019-10-17T10:07:25Z">
        <w:r>
          <w:rPr/>
          <w:delText xml:space="preserve">zhuming1 </w:delText>
        </w:r>
      </w:del>
      <w:r>
        <w:t>created on 2019/8/30.  Last modified 2019/9/6</w:t>
      </w:r>
    </w:p>
    <w:p>
      <w:pPr>
        <w:pStyle w:val="39"/>
      </w:pPr>
    </w:p>
    <w:p>
      <w:pPr>
        <w:pStyle w:val="39"/>
      </w:pPr>
      <w:r>
        <w:rPr>
          <w:color w:val="5F5F5F"/>
        </w:rPr>
        <w:t xml:space="preserve"> </w:t>
      </w:r>
      <w:r>
        <w:t xml:space="preserve">   </w:t>
      </w:r>
      <w:bookmarkStart w:id="56" w:name="ÏÔÊ¾¹¦ÄÜ_END"/>
      <w:bookmarkEnd w:id="56"/>
      <w:bookmarkStart w:id="57" w:name="BKM_97FFB4E0_ABBA_4644_8165_D737C01391D2"/>
      <w:bookmarkEnd w:id="57"/>
      <w:bookmarkStart w:id="58" w:name="BKM_9F587ADD_AB76_4CA1_A961_B7B5A90BA678"/>
      <w:bookmarkEnd w:id="58"/>
    </w:p>
    <w:p>
      <w:pPr>
        <w:pStyle w:val="39"/>
      </w:pPr>
    </w:p>
    <w:p>
      <w:bookmarkStart w:id="59" w:name="ÀëÏß¹¤×÷Ä£Ê½_START"/>
      <w:bookmarkEnd w:id="59"/>
      <w:r>
        <w:rPr>
          <w:rFonts w:ascii="Times New Roman" w:hAnsi="Times New Roman" w:eastAsia="Times New Roman" w:cs="Times New Roman"/>
          <w:sz w:val="20"/>
          <w:szCs w:val="20"/>
        </w:rPr>
        <w:br w:type="page"/>
      </w:r>
    </w:p>
    <w:p>
      <w:pPr>
        <w:pStyle w:val="5"/>
      </w:pPr>
      <w:r>
        <w:t>离线工作模式</w:t>
      </w:r>
    </w:p>
    <w:p>
      <w:pPr>
        <w:pStyle w:val="39"/>
      </w:pPr>
      <w:r>
        <w:rPr>
          <w:rStyle w:val="27"/>
        </w:rPr>
        <w:t>Package in package '设备端'</w:t>
      </w:r>
    </w:p>
    <w:p>
      <w:pPr>
        <w:pStyle w:val="39"/>
      </w:pPr>
    </w:p>
    <w:p>
      <w:pPr>
        <w:pStyle w:val="38"/>
        <w:tabs>
          <w:tab w:val="left" w:pos="720"/>
        </w:tabs>
      </w:pPr>
      <w:r>
        <w:t>离线工作模式</w:t>
      </w:r>
    </w:p>
    <w:p>
      <w:pPr>
        <w:pStyle w:val="38"/>
        <w:tabs>
          <w:tab w:val="left" w:pos="720"/>
        </w:tabs>
      </w:pPr>
      <w:r>
        <w:t>Version 1.0  Phase 1.0  提议的</w:t>
      </w:r>
    </w:p>
    <w:p>
      <w:pPr>
        <w:pStyle w:val="38"/>
        <w:tabs>
          <w:tab w:val="left" w:pos="720"/>
        </w:tabs>
      </w:pPr>
      <w:del w:id="75" w:author="admin" w:date="2019-10-17T10:07:25Z">
        <w:r>
          <w:rPr/>
          <w:delText xml:space="preserve">zhuming1 </w:delText>
        </w:r>
      </w:del>
      <w:r>
        <w:t>created on 2019/8/30.  Last modified 2019/8/30</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离线工作模式 diagram</w:t>
      </w:r>
    </w:p>
    <w:p>
      <w:pPr>
        <w:pStyle w:val="39"/>
      </w:pPr>
      <w:r>
        <w:rPr>
          <w:rStyle w:val="27"/>
        </w:rPr>
        <w:t>Requirements diagram in package '离线工作模式'</w:t>
      </w:r>
    </w:p>
    <w:p>
      <w:pPr>
        <w:pStyle w:val="39"/>
      </w:pPr>
    </w:p>
    <w:p>
      <w:pPr>
        <w:pStyle w:val="39"/>
      </w:pPr>
      <w:r>
        <w:t>当集中查验系统故障时系统可以暂时切换为单机模式，扫描后可以直接进行判图，存储，并可以在查验系统恢复后同步故障期间的缓存图像。</w:t>
      </w:r>
    </w:p>
    <w:p>
      <w:pPr>
        <w:pStyle w:val="39"/>
      </w:pPr>
    </w:p>
    <w:p>
      <w:pPr>
        <w:pStyle w:val="38"/>
        <w:tabs>
          <w:tab w:val="left" w:pos="720"/>
        </w:tabs>
      </w:pPr>
      <w:r>
        <w:t xml:space="preserve">离线工作模式 </w:t>
      </w:r>
    </w:p>
    <w:p>
      <w:pPr>
        <w:pStyle w:val="38"/>
        <w:tabs>
          <w:tab w:val="left" w:pos="720"/>
        </w:tabs>
      </w:pPr>
      <w:r>
        <w:t>Version 1.0</w:t>
      </w:r>
    </w:p>
    <w:p>
      <w:pPr>
        <w:pStyle w:val="38"/>
        <w:tabs>
          <w:tab w:val="left" w:pos="720"/>
        </w:tabs>
      </w:pPr>
      <w:del w:id="76" w:author="admin" w:date="2019-10-17T10:07:25Z">
        <w:r>
          <w:rPr/>
          <w:delText xml:space="preserve">zhuming1 </w:delText>
        </w:r>
      </w:del>
      <w:r>
        <w:t>created on 2019/8/30.  Last modified 2019/9/11</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1562100" cy="2295525"/>
            <wp:effectExtent l="0" t="0" r="0" b="0"/>
            <wp:docPr id="651" name="图片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图片 651"/>
                    <pic:cNvPicPr>
                      <a:picLocks noChangeAspect="1"/>
                    </pic:cNvPicPr>
                  </pic:nvPicPr>
                  <pic:blipFill>
                    <a:blip r:embed="rId21"/>
                    <a:stretch>
                      <a:fillRect/>
                    </a:stretch>
                  </pic:blipFill>
                  <pic:spPr>
                    <a:xfrm>
                      <a:off x="0" y="0"/>
                      <a:ext cx="1562100" cy="2295525"/>
                    </a:xfrm>
                    <a:prstGeom prst="rect">
                      <a:avLst/>
                    </a:prstGeom>
                    <a:noFill/>
                    <a:ln w="9525">
                      <a:noFill/>
                      <a:miter lim="800000"/>
                      <a:headEnd/>
                      <a:tailEnd/>
                    </a:ln>
                  </pic:spPr>
                </pic:pic>
              </a:graphicData>
            </a:graphic>
          </wp:inline>
        </w:drawing>
      </w:r>
    </w:p>
    <w:p>
      <w:pPr>
        <w:pStyle w:val="40"/>
        <w:rPr>
          <w:sz w:val="20"/>
          <w:szCs w:val="20"/>
        </w:rPr>
      </w:pPr>
    </w:p>
    <w:p>
      <w:pPr>
        <w:pStyle w:val="41"/>
      </w:pPr>
      <w:r>
        <w:t>离线工作模式</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60" w:name="BKM_99F6A3E0_A8FF_479D_BE60_09A837172FCC"/>
      <w:bookmarkEnd w:id="60"/>
    </w:p>
    <w:p>
      <w:pPr>
        <w:rPr>
          <w:rFonts w:ascii="Times New Roman" w:hAnsi="Times New Roman" w:eastAsia="Times New Roman" w:cs="Times New Roman"/>
          <w:sz w:val="20"/>
          <w:szCs w:val="20"/>
        </w:rPr>
      </w:pPr>
    </w:p>
    <w:p>
      <w:pPr>
        <w:pStyle w:val="6"/>
      </w:pPr>
      <w:r>
        <w:t>图像显示</w:t>
      </w:r>
    </w:p>
    <w:p>
      <w:pPr>
        <w:pStyle w:val="39"/>
      </w:pPr>
      <w:r>
        <w:rPr>
          <w:rStyle w:val="27"/>
          <w:color w:val="000000"/>
        </w:rPr>
        <w:t>需求 in package '离线工作模式'</w:t>
      </w:r>
    </w:p>
    <w:p>
      <w:pPr>
        <w:tabs>
          <w:tab w:val="left" w:pos="720"/>
        </w:tabs>
        <w:rPr>
          <w:sz w:val="20"/>
          <w:szCs w:val="20"/>
        </w:rPr>
      </w:pPr>
    </w:p>
    <w:p>
      <w:pPr>
        <w:pStyle w:val="39"/>
      </w:pPr>
      <w:r>
        <w:rPr>
          <w:color w:val="000000"/>
        </w:rPr>
        <w:t>原图使用自动判图,主界面显示卡通图。</w:t>
      </w:r>
    </w:p>
    <w:p>
      <w:pPr>
        <w:rPr>
          <w:sz w:val="20"/>
          <w:szCs w:val="20"/>
        </w:rPr>
      </w:pPr>
    </w:p>
    <w:p>
      <w:pPr>
        <w:pStyle w:val="38"/>
      </w:pPr>
      <w:r>
        <w:t xml:space="preserve">图像显示 </w:t>
      </w:r>
    </w:p>
    <w:p>
      <w:pPr>
        <w:pStyle w:val="38"/>
      </w:pPr>
      <w:r>
        <w:t xml:space="preserve">Version 1.0  Phase 1.0  </w:t>
      </w:r>
    </w:p>
    <w:p>
      <w:pPr>
        <w:pStyle w:val="38"/>
      </w:pPr>
      <w:del w:id="77" w:author="admin" w:date="2019-10-17T10:07:25Z">
        <w:r>
          <w:rPr/>
          <w:delText xml:space="preserve">zhuming1 </w:delText>
        </w:r>
      </w:del>
      <w:r>
        <w:t>created on 2019/8/30.  Last modified 2019/9/6</w:t>
      </w:r>
    </w:p>
    <w:p>
      <w:pPr>
        <w:pStyle w:val="39"/>
      </w:pPr>
    </w:p>
    <w:p>
      <w:pPr>
        <w:pStyle w:val="39"/>
      </w:pPr>
      <w:r>
        <w:rPr>
          <w:color w:val="5F5F5F"/>
        </w:rPr>
        <w:t xml:space="preserve"> </w:t>
      </w:r>
      <w:r>
        <w:t xml:space="preserve"> </w:t>
      </w:r>
      <w:bookmarkStart w:id="61" w:name="BKM_8906D816_731D_441D_9F6B_4C189C3FFE3F"/>
      <w:bookmarkEnd w:id="61"/>
    </w:p>
    <w:p>
      <w:pPr>
        <w:pStyle w:val="39"/>
      </w:pPr>
    </w:p>
    <w:p>
      <w:pPr>
        <w:pStyle w:val="6"/>
      </w:pPr>
      <w:r>
        <w:t>数据同步</w:t>
      </w:r>
    </w:p>
    <w:p>
      <w:pPr>
        <w:pStyle w:val="39"/>
      </w:pPr>
      <w:r>
        <w:rPr>
          <w:rStyle w:val="27"/>
          <w:color w:val="000000"/>
        </w:rPr>
        <w:t>需求 in package '离线工作模式'</w:t>
      </w:r>
    </w:p>
    <w:p>
      <w:pPr>
        <w:tabs>
          <w:tab w:val="left" w:pos="720"/>
        </w:tabs>
        <w:rPr>
          <w:sz w:val="20"/>
          <w:szCs w:val="20"/>
        </w:rPr>
      </w:pPr>
    </w:p>
    <w:p>
      <w:pPr>
        <w:pStyle w:val="39"/>
      </w:pPr>
      <w:r>
        <w:rPr>
          <w:color w:val="000000"/>
        </w:rPr>
        <w:t>系统恢复后可同步缓存数据到数据服务端。</w:t>
      </w:r>
    </w:p>
    <w:p>
      <w:pPr>
        <w:rPr>
          <w:sz w:val="20"/>
          <w:szCs w:val="20"/>
        </w:rPr>
      </w:pPr>
    </w:p>
    <w:p>
      <w:pPr>
        <w:pStyle w:val="38"/>
      </w:pPr>
      <w:r>
        <w:t xml:space="preserve">数据同步 </w:t>
      </w:r>
    </w:p>
    <w:p>
      <w:pPr>
        <w:pStyle w:val="38"/>
      </w:pPr>
      <w:r>
        <w:t xml:space="preserve">Version 1.0  Phase 1.0  </w:t>
      </w:r>
    </w:p>
    <w:p>
      <w:pPr>
        <w:pStyle w:val="38"/>
      </w:pPr>
      <w:del w:id="78" w:author="admin" w:date="2019-10-17T10:07:25Z">
        <w:r>
          <w:rPr/>
          <w:delText xml:space="preserve">zhuming1 </w:delText>
        </w:r>
      </w:del>
      <w:r>
        <w:t>created on 2019/8/30.  Last modified 2019/9/6</w:t>
      </w:r>
    </w:p>
    <w:p>
      <w:pPr>
        <w:pStyle w:val="39"/>
      </w:pPr>
    </w:p>
    <w:p>
      <w:pPr>
        <w:pStyle w:val="39"/>
      </w:pPr>
      <w:r>
        <w:rPr>
          <w:color w:val="5F5F5F"/>
        </w:rPr>
        <w:t xml:space="preserve"> </w:t>
      </w:r>
      <w:r>
        <w:t xml:space="preserve">   </w:t>
      </w:r>
      <w:r>
        <w:rPr>
          <w:color w:val="5F5F5F"/>
        </w:rPr>
        <w:t xml:space="preserve">  </w:t>
      </w:r>
      <w:bookmarkStart w:id="62" w:name="ÀëÏß¹¤×÷Ä£Ê½_END"/>
      <w:bookmarkEnd w:id="62"/>
      <w:bookmarkStart w:id="63" w:name="BKM_EE760AC7_F279_423A_9639_F2E148654855"/>
      <w:bookmarkEnd w:id="63"/>
      <w:bookmarkStart w:id="64" w:name="BKM_90B02BAE_A38E_4D4E_873C_322BF79C3F5D"/>
      <w:bookmarkEnd w:id="64"/>
      <w:bookmarkStart w:id="65" w:name="BKM_5B9A2559_50C8_4FED_B8BA_317FB5B4C8F4"/>
      <w:bookmarkEnd w:id="65"/>
    </w:p>
    <w:p>
      <w:pPr>
        <w:pStyle w:val="39"/>
      </w:pPr>
    </w:p>
    <w:p>
      <w:bookmarkStart w:id="66" w:name="¼¯ÖÐ¹ÜÀí_START"/>
      <w:bookmarkEnd w:id="66"/>
      <w:r>
        <w:rPr>
          <w:rFonts w:ascii="Times New Roman" w:hAnsi="Times New Roman" w:eastAsia="Times New Roman" w:cs="Times New Roman"/>
          <w:sz w:val="20"/>
          <w:szCs w:val="20"/>
        </w:rPr>
        <w:br w:type="page"/>
      </w:r>
    </w:p>
    <w:p>
      <w:pPr>
        <w:pStyle w:val="4"/>
      </w:pPr>
      <w:r>
        <w:t>集中管理</w:t>
      </w:r>
    </w:p>
    <w:p>
      <w:pPr>
        <w:pStyle w:val="39"/>
      </w:pPr>
      <w:r>
        <w:rPr>
          <w:rStyle w:val="27"/>
        </w:rPr>
        <w:t>Package in package '功能需求'</w:t>
      </w:r>
    </w:p>
    <w:p>
      <w:pPr>
        <w:pStyle w:val="39"/>
      </w:pPr>
    </w:p>
    <w:p>
      <w:pPr>
        <w:pStyle w:val="38"/>
        <w:tabs>
          <w:tab w:val="left" w:pos="720"/>
        </w:tabs>
      </w:pPr>
      <w:r>
        <w:t>集中管理</w:t>
      </w:r>
    </w:p>
    <w:p>
      <w:pPr>
        <w:pStyle w:val="38"/>
        <w:tabs>
          <w:tab w:val="left" w:pos="720"/>
        </w:tabs>
      </w:pPr>
      <w:r>
        <w:t>Version 1.0  Phase 1.0  提议的</w:t>
      </w:r>
    </w:p>
    <w:p>
      <w:pPr>
        <w:pStyle w:val="38"/>
        <w:tabs>
          <w:tab w:val="left" w:pos="720"/>
        </w:tabs>
      </w:pPr>
      <w:r>
        <w:t>yuanshaoming created on 2018/4/7.  Last modified 2019/8/19</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5"/>
      </w:pPr>
      <w:r>
        <w:t>集中管理 diagram</w:t>
      </w:r>
    </w:p>
    <w:p>
      <w:pPr>
        <w:pStyle w:val="39"/>
      </w:pPr>
      <w:r>
        <w:rPr>
          <w:rStyle w:val="27"/>
        </w:rPr>
        <w:t>Requirements diagram in package '集中管理'</w:t>
      </w:r>
    </w:p>
    <w:p>
      <w:pPr>
        <w:pStyle w:val="39"/>
      </w:pPr>
    </w:p>
    <w:p>
      <w:pPr>
        <w:pStyle w:val="38"/>
        <w:tabs>
          <w:tab w:val="left" w:pos="720"/>
        </w:tabs>
      </w:pPr>
      <w:r>
        <w:t xml:space="preserve">集中管理 </w:t>
      </w:r>
    </w:p>
    <w:p>
      <w:pPr>
        <w:pStyle w:val="38"/>
        <w:tabs>
          <w:tab w:val="left" w:pos="720"/>
        </w:tabs>
      </w:pPr>
      <w:r>
        <w:t>Version 1.0</w:t>
      </w:r>
    </w:p>
    <w:p>
      <w:pPr>
        <w:pStyle w:val="38"/>
        <w:tabs>
          <w:tab w:val="left" w:pos="720"/>
        </w:tabs>
      </w:pPr>
      <w:r>
        <w:t>yuanshaoming created on 2019/8/20.  Last modified 2019/9/5</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6207760" cy="4507230"/>
            <wp:effectExtent l="0" t="0" r="0" b="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图片 675"/>
                    <pic:cNvPicPr>
                      <a:picLocks noChangeAspect="1"/>
                    </pic:cNvPicPr>
                  </pic:nvPicPr>
                  <pic:blipFill>
                    <a:blip r:embed="rId22"/>
                    <a:stretch>
                      <a:fillRect/>
                    </a:stretch>
                  </pic:blipFill>
                  <pic:spPr>
                    <a:xfrm>
                      <a:off x="0" y="0"/>
                      <a:ext cx="6207760" cy="4507230"/>
                    </a:xfrm>
                    <a:prstGeom prst="rect">
                      <a:avLst/>
                    </a:prstGeom>
                    <a:noFill/>
                    <a:ln w="9525">
                      <a:noFill/>
                      <a:miter lim="800000"/>
                      <a:headEnd/>
                      <a:tailEnd/>
                    </a:ln>
                  </pic:spPr>
                </pic:pic>
              </a:graphicData>
            </a:graphic>
          </wp:inline>
        </w:drawing>
      </w:r>
    </w:p>
    <w:p>
      <w:pPr>
        <w:pStyle w:val="40"/>
        <w:rPr>
          <w:sz w:val="20"/>
          <w:szCs w:val="20"/>
        </w:rPr>
      </w:pPr>
    </w:p>
    <w:p>
      <w:pPr>
        <w:pStyle w:val="41"/>
      </w:pPr>
      <w:r>
        <w:t>集中管理</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67" w:name="BKM_BE6C1185_8512_49A5_B5DF_8E0E551E2BB4"/>
      <w:bookmarkEnd w:id="67"/>
    </w:p>
    <w:p>
      <w:pPr>
        <w:rPr>
          <w:rFonts w:ascii="Times New Roman" w:hAnsi="Times New Roman" w:eastAsia="Times New Roman" w:cs="Times New Roman"/>
          <w:sz w:val="20"/>
          <w:szCs w:val="20"/>
        </w:rPr>
      </w:pPr>
    </w:p>
    <w:p>
      <w:pPr>
        <w:pStyle w:val="5"/>
      </w:pPr>
      <w:r>
        <w:t>图</w:t>
      </w:r>
      <w:bookmarkStart w:id="68" w:name="Í¼Ïñ¹ÜÀí_START"/>
      <w:bookmarkEnd w:id="68"/>
      <w:r>
        <w:t>像管理</w:t>
      </w:r>
    </w:p>
    <w:p>
      <w:pPr>
        <w:pStyle w:val="39"/>
      </w:pPr>
      <w:r>
        <w:rPr>
          <w:rStyle w:val="27"/>
        </w:rPr>
        <w:t>Package in package '集中管理'</w:t>
      </w:r>
    </w:p>
    <w:p>
      <w:pPr>
        <w:pStyle w:val="39"/>
      </w:pPr>
    </w:p>
    <w:p>
      <w:pPr>
        <w:pStyle w:val="38"/>
        <w:tabs>
          <w:tab w:val="left" w:pos="720"/>
        </w:tabs>
      </w:pPr>
      <w:r>
        <w:t>图像管理</w:t>
      </w:r>
    </w:p>
    <w:p>
      <w:pPr>
        <w:pStyle w:val="38"/>
        <w:tabs>
          <w:tab w:val="left" w:pos="720"/>
        </w:tabs>
      </w:pPr>
      <w:r>
        <w:t>Version 1.0  Phase 1.0  提议的</w:t>
      </w:r>
    </w:p>
    <w:p>
      <w:pPr>
        <w:pStyle w:val="38"/>
        <w:tabs>
          <w:tab w:val="left" w:pos="720"/>
        </w:tabs>
      </w:pPr>
      <w:r>
        <w:t>yuanshaoming created on 2019/8/20.  Last modified 2019/8/20</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图像管理 diagram</w:t>
      </w:r>
    </w:p>
    <w:p>
      <w:pPr>
        <w:pStyle w:val="39"/>
      </w:pPr>
      <w:r>
        <w:rPr>
          <w:rStyle w:val="27"/>
        </w:rPr>
        <w:t>Requirements diagram in package '图像管理'</w:t>
      </w:r>
    </w:p>
    <w:p>
      <w:pPr>
        <w:pStyle w:val="39"/>
      </w:pPr>
    </w:p>
    <w:p>
      <w:pPr>
        <w:pStyle w:val="38"/>
        <w:tabs>
          <w:tab w:val="left" w:pos="720"/>
        </w:tabs>
      </w:pPr>
      <w:r>
        <w:t xml:space="preserve">图像管理 </w:t>
      </w:r>
    </w:p>
    <w:p>
      <w:pPr>
        <w:pStyle w:val="38"/>
        <w:tabs>
          <w:tab w:val="left" w:pos="720"/>
        </w:tabs>
      </w:pPr>
      <w:r>
        <w:t>Version 1.0</w:t>
      </w:r>
    </w:p>
    <w:p>
      <w:pPr>
        <w:pStyle w:val="38"/>
        <w:tabs>
          <w:tab w:val="left" w:pos="720"/>
        </w:tabs>
      </w:pPr>
      <w:r>
        <w:t>yuanshaoming created on 2019/8/20.  Last modified 2019/9/20</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6198235" cy="4035425"/>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图片 678"/>
                    <pic:cNvPicPr>
                      <a:picLocks noChangeAspect="1"/>
                    </pic:cNvPicPr>
                  </pic:nvPicPr>
                  <pic:blipFill>
                    <a:blip r:embed="rId23"/>
                    <a:stretch>
                      <a:fillRect/>
                    </a:stretch>
                  </pic:blipFill>
                  <pic:spPr>
                    <a:xfrm>
                      <a:off x="0" y="0"/>
                      <a:ext cx="6198235" cy="4035425"/>
                    </a:xfrm>
                    <a:prstGeom prst="rect">
                      <a:avLst/>
                    </a:prstGeom>
                    <a:noFill/>
                    <a:ln w="9525">
                      <a:noFill/>
                      <a:miter lim="800000"/>
                      <a:headEnd/>
                      <a:tailEnd/>
                    </a:ln>
                  </pic:spPr>
                </pic:pic>
              </a:graphicData>
            </a:graphic>
          </wp:inline>
        </w:drawing>
      </w:r>
    </w:p>
    <w:p>
      <w:pPr>
        <w:pStyle w:val="40"/>
        <w:rPr>
          <w:sz w:val="20"/>
          <w:szCs w:val="20"/>
        </w:rPr>
      </w:pPr>
    </w:p>
    <w:p>
      <w:pPr>
        <w:pStyle w:val="41"/>
      </w:pPr>
      <w:r>
        <w:t>图像管理</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69" w:name="BKM_55ECBAF2_642D_4E3E_8197_0D80C4462544"/>
      <w:bookmarkEnd w:id="69"/>
    </w:p>
    <w:p>
      <w:pPr>
        <w:rPr>
          <w:rFonts w:ascii="Times New Roman" w:hAnsi="Times New Roman" w:eastAsia="Times New Roman" w:cs="Times New Roman"/>
          <w:sz w:val="20"/>
          <w:szCs w:val="20"/>
        </w:rPr>
      </w:pPr>
    </w:p>
    <w:p>
      <w:pPr>
        <w:pStyle w:val="6"/>
      </w:pPr>
      <w:r>
        <w:t>删除图像</w:t>
      </w:r>
    </w:p>
    <w:p>
      <w:pPr>
        <w:pStyle w:val="39"/>
      </w:pPr>
      <w:r>
        <w:rPr>
          <w:rStyle w:val="27"/>
          <w:color w:val="000000"/>
        </w:rPr>
        <w:t>需求 in package '图像管理'</w:t>
      </w:r>
    </w:p>
    <w:p>
      <w:pPr>
        <w:tabs>
          <w:tab w:val="left" w:pos="720"/>
        </w:tabs>
        <w:rPr>
          <w:sz w:val="20"/>
          <w:szCs w:val="20"/>
        </w:rPr>
      </w:pPr>
    </w:p>
    <w:p>
      <w:pPr>
        <w:pStyle w:val="39"/>
      </w:pPr>
      <w:r>
        <w:rPr>
          <w:color w:val="000000"/>
        </w:rPr>
        <w:t>管理员可根据检索出的图片批量或单独删除。</w:t>
      </w:r>
    </w:p>
    <w:p>
      <w:pPr>
        <w:rPr>
          <w:sz w:val="20"/>
          <w:szCs w:val="20"/>
        </w:rPr>
      </w:pPr>
    </w:p>
    <w:p>
      <w:pPr>
        <w:pStyle w:val="38"/>
      </w:pPr>
      <w:r>
        <w:t xml:space="preserve">删除图像 </w:t>
      </w:r>
    </w:p>
    <w:p>
      <w:pPr>
        <w:pStyle w:val="38"/>
      </w:pPr>
      <w:r>
        <w:t xml:space="preserve">Version 1.0  Phase 1.0  </w:t>
      </w:r>
    </w:p>
    <w:p>
      <w:pPr>
        <w:pStyle w:val="38"/>
      </w:pPr>
      <w:del w:id="79" w:author="admin" w:date="2019-10-17T10:07:25Z">
        <w:r>
          <w:rPr/>
          <w:delText xml:space="preserve">zhuming1 </w:delText>
        </w:r>
      </w:del>
      <w:r>
        <w:t>created on 2019/9/5.  Last modified 2019/9/6</w:t>
      </w:r>
    </w:p>
    <w:p>
      <w:pPr>
        <w:pStyle w:val="39"/>
      </w:pPr>
    </w:p>
    <w:p>
      <w:pPr>
        <w:pStyle w:val="39"/>
      </w:pPr>
      <w:r>
        <w:rPr>
          <w:color w:val="5F5F5F"/>
        </w:rPr>
        <w:t xml:space="preserve"> </w:t>
      </w:r>
      <w:r>
        <w:t xml:space="preserve"> </w:t>
      </w:r>
      <w:bookmarkStart w:id="70" w:name="BKM_D519416B_34CC_464C_86FC_A1561A89DC84"/>
      <w:bookmarkEnd w:id="70"/>
    </w:p>
    <w:p>
      <w:pPr>
        <w:pStyle w:val="39"/>
      </w:pPr>
    </w:p>
    <w:p>
      <w:pPr>
        <w:pStyle w:val="6"/>
      </w:pPr>
      <w:r>
        <w:t>图像处理</w:t>
      </w:r>
    </w:p>
    <w:p>
      <w:pPr>
        <w:pStyle w:val="39"/>
      </w:pPr>
      <w:r>
        <w:rPr>
          <w:rStyle w:val="27"/>
          <w:color w:val="000000"/>
        </w:rPr>
        <w:t>需求 in package '图像管理'</w:t>
      </w:r>
    </w:p>
    <w:p>
      <w:pPr>
        <w:tabs>
          <w:tab w:val="left" w:pos="720"/>
        </w:tabs>
        <w:rPr>
          <w:sz w:val="20"/>
          <w:szCs w:val="20"/>
        </w:rPr>
      </w:pPr>
    </w:p>
    <w:p>
      <w:pPr>
        <w:pStyle w:val="39"/>
        <w:rPr>
          <w:color w:val="000000"/>
        </w:rPr>
      </w:pPr>
      <w:r>
        <w:rPr>
          <w:color w:val="000000"/>
        </w:rPr>
        <w:t>图像预览时具备以下图像处理功能：</w:t>
      </w:r>
    </w:p>
    <w:p>
      <w:pPr>
        <w:pStyle w:val="39"/>
        <w:numPr>
          <w:ilvl w:val="0"/>
          <w:numId w:val="5"/>
        </w:numPr>
        <w:ind w:left="360" w:hanging="360"/>
        <w:rPr>
          <w:color w:val="000000"/>
        </w:rPr>
      </w:pPr>
      <w:r>
        <w:rPr>
          <w:color w:val="000000"/>
        </w:rPr>
        <w:t>图像亮度</w:t>
      </w:r>
    </w:p>
    <w:p>
      <w:pPr>
        <w:pStyle w:val="39"/>
        <w:numPr>
          <w:ilvl w:val="0"/>
          <w:numId w:val="5"/>
        </w:numPr>
        <w:ind w:left="360" w:hanging="360"/>
        <w:rPr>
          <w:color w:val="000000"/>
        </w:rPr>
      </w:pPr>
      <w:r>
        <w:rPr>
          <w:color w:val="000000"/>
        </w:rPr>
        <w:t>图像对比度</w:t>
      </w:r>
    </w:p>
    <w:p>
      <w:pPr>
        <w:pStyle w:val="39"/>
        <w:numPr>
          <w:ilvl w:val="0"/>
          <w:numId w:val="5"/>
        </w:numPr>
        <w:ind w:left="360" w:hanging="360"/>
        <w:rPr>
          <w:color w:val="000000"/>
        </w:rPr>
      </w:pPr>
      <w:r>
        <w:rPr>
          <w:color w:val="000000"/>
        </w:rPr>
        <w:t>图像伪彩</w:t>
      </w:r>
    </w:p>
    <w:p>
      <w:pPr>
        <w:pStyle w:val="39"/>
        <w:numPr>
          <w:ilvl w:val="0"/>
          <w:numId w:val="5"/>
        </w:numPr>
        <w:ind w:left="360" w:hanging="360"/>
        <w:rPr>
          <w:color w:val="000000"/>
        </w:rPr>
      </w:pPr>
      <w:r>
        <w:rPr>
          <w:color w:val="000000"/>
        </w:rPr>
        <w:t>图像反色</w:t>
      </w:r>
    </w:p>
    <w:p>
      <w:pPr>
        <w:pStyle w:val="39"/>
        <w:numPr>
          <w:ilvl w:val="0"/>
          <w:numId w:val="5"/>
        </w:numPr>
        <w:ind w:left="360" w:hanging="360"/>
        <w:rPr>
          <w:color w:val="000000"/>
        </w:rPr>
      </w:pPr>
      <w:r>
        <w:rPr>
          <w:color w:val="000000"/>
        </w:rPr>
        <w:t>图像增强</w:t>
      </w:r>
    </w:p>
    <w:p>
      <w:pPr>
        <w:pStyle w:val="39"/>
        <w:numPr>
          <w:ilvl w:val="0"/>
          <w:numId w:val="5"/>
        </w:numPr>
        <w:ind w:left="360" w:hanging="360"/>
        <w:rPr>
          <w:color w:val="000000"/>
        </w:rPr>
      </w:pPr>
      <w:r>
        <w:rPr>
          <w:color w:val="000000"/>
        </w:rPr>
        <w:t>图像边缘</w:t>
      </w:r>
    </w:p>
    <w:p>
      <w:pPr>
        <w:pStyle w:val="39"/>
        <w:numPr>
          <w:ilvl w:val="0"/>
          <w:numId w:val="5"/>
        </w:numPr>
        <w:ind w:left="360" w:hanging="360"/>
        <w:rPr>
          <w:color w:val="000000"/>
        </w:rPr>
      </w:pPr>
      <w:r>
        <w:rPr>
          <w:color w:val="000000"/>
        </w:rPr>
        <w:t>图像还原</w:t>
      </w:r>
    </w:p>
    <w:p>
      <w:pPr>
        <w:pStyle w:val="39"/>
        <w:rPr>
          <w:color w:val="000000"/>
        </w:rPr>
      </w:pPr>
    </w:p>
    <w:p>
      <w:pPr>
        <w:pStyle w:val="39"/>
      </w:pPr>
    </w:p>
    <w:p>
      <w:pPr>
        <w:rPr>
          <w:sz w:val="20"/>
          <w:szCs w:val="20"/>
        </w:rPr>
      </w:pPr>
    </w:p>
    <w:p>
      <w:pPr>
        <w:pStyle w:val="38"/>
      </w:pPr>
      <w:r>
        <w:t xml:space="preserve">图像处理 </w:t>
      </w:r>
    </w:p>
    <w:p>
      <w:pPr>
        <w:pStyle w:val="38"/>
      </w:pPr>
      <w:r>
        <w:t xml:space="preserve">Version 1.0  Phase 1.0  </w:t>
      </w:r>
    </w:p>
    <w:p>
      <w:pPr>
        <w:pStyle w:val="38"/>
      </w:pPr>
      <w:del w:id="80" w:author="admin" w:date="2019-10-17T10:07:25Z">
        <w:r>
          <w:rPr/>
          <w:delText xml:space="preserve">zhuming1 </w:delText>
        </w:r>
      </w:del>
      <w:r>
        <w:t>created on 2019/9/20.  Last modified 2019/9/20</w:t>
      </w:r>
    </w:p>
    <w:p>
      <w:pPr>
        <w:rPr>
          <w:sz w:val="20"/>
          <w:szCs w:val="20"/>
        </w:rPr>
      </w:pPr>
    </w:p>
    <w:tbl>
      <w:tblPr>
        <w:tblStyle w:val="25"/>
        <w:tblW w:w="9720" w:type="dxa"/>
        <w:tblInd w:w="10" w:type="dxa"/>
        <w:tblLayout w:type="fixed"/>
        <w:tblCellMar>
          <w:top w:w="0" w:type="dxa"/>
          <w:left w:w="10" w:type="dxa"/>
          <w:bottom w:w="0" w:type="dxa"/>
          <w:right w:w="10" w:type="dxa"/>
        </w:tblCellMar>
      </w:tblPr>
      <w:tblGrid>
        <w:gridCol w:w="9720"/>
      </w:tblGrid>
      <w:tr>
        <w:tblPrEx>
          <w:tblLayout w:type="fixed"/>
          <w:tblCellMar>
            <w:top w:w="0" w:type="dxa"/>
            <w:left w:w="10" w:type="dxa"/>
            <w:bottom w:w="0" w:type="dxa"/>
            <w:right w:w="10" w:type="dxa"/>
          </w:tblCellMar>
        </w:tblPrEx>
        <w:trPr>
          <w:tblHeader/>
        </w:trPr>
        <w:tc>
          <w:tcPr>
            <w:tcW w:w="9720" w:type="dxa"/>
            <w:tcBorders>
              <w:top w:val="single" w:color="9F9F9F" w:sz="4" w:space="0"/>
              <w:left w:val="single" w:color="9F9F9F" w:sz="4" w:space="0"/>
              <w:bottom w:val="single" w:color="9F9F9F" w:sz="4" w:space="0"/>
              <w:right w:val="single" w:color="9F9F9F" w:sz="4" w:space="0"/>
            </w:tcBorders>
            <w:shd w:val="clear" w:color="auto" w:fill="F5F5F5"/>
            <w:tcMar>
              <w:top w:w="0" w:type="dxa"/>
              <w:left w:w="3" w:type="dxa"/>
              <w:bottom w:w="0" w:type="dxa"/>
              <w:right w:w="10" w:type="dxa"/>
            </w:tcMar>
          </w:tcPr>
          <w:p>
            <w:pPr>
              <w:pStyle w:val="55"/>
            </w:pPr>
            <w:r>
              <w:t>INCOMING STRUCTURAL RELATIONSHIPS</w:t>
            </w:r>
          </w:p>
        </w:tc>
      </w:tr>
      <w:tr>
        <w:tblPrEx>
          <w:tblLayout w:type="fixed"/>
          <w:tblCellMar>
            <w:top w:w="0" w:type="dxa"/>
            <w:left w:w="10" w:type="dxa"/>
            <w:bottom w:w="0" w:type="dxa"/>
            <w:right w:w="10" w:type="dxa"/>
          </w:tblCellMar>
        </w:tblPrEx>
        <w:trPr>
          <w:cantSplit/>
        </w:trPr>
        <w:tc>
          <w:tcPr>
            <w:tcW w:w="9720" w:type="dxa"/>
            <w:tcBorders>
              <w:top w:val="single" w:color="9F9F9F" w:sz="4" w:space="0"/>
              <w:left w:val="single" w:color="9F9F9F" w:sz="4" w:space="0"/>
              <w:bottom w:val="single" w:color="9F9F9F" w:sz="4" w:space="0"/>
              <w:right w:val="single" w:color="9F9F9F" w:sz="4" w:space="0"/>
            </w:tcBorders>
            <w:tcMar>
              <w:top w:w="0" w:type="dxa"/>
              <w:left w:w="3" w:type="dxa"/>
              <w:bottom w:w="0" w:type="dxa"/>
              <w:right w:w="10" w:type="dxa"/>
            </w:tcMar>
          </w:tcPr>
          <w:p>
            <w:pPr>
              <w:pStyle w:val="47"/>
              <w:rPr>
                <w:color w:val="000000"/>
              </w:rPr>
            </w:pPr>
          </w:p>
          <w:p>
            <w:pPr>
              <w:pStyle w:val="47"/>
              <w:rPr>
                <w:color w:val="000000"/>
              </w:rPr>
            </w:pPr>
            <w:r>
              <w:rPr>
                <w:sz w:val="0"/>
                <w:szCs w:val="0"/>
              </w:rPr>
              <w:drawing>
                <wp:inline distT="0" distB="0" distL="0" distR="0">
                  <wp:extent cx="114300" cy="114300"/>
                  <wp:effectExtent l="0" t="0" r="0" b="0"/>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图片 685"/>
                          <pic:cNvPicPr>
                            <a:picLocks noChangeAspect="1"/>
                          </pic:cNvPicPr>
                        </pic:nvPicPr>
                        <pic:blipFill>
                          <a:blip r:embed="rId24"/>
                          <a:stretch>
                            <a:fillRect/>
                          </a:stretch>
                        </pic:blipFill>
                        <pic:spPr>
                          <a:xfrm>
                            <a:off x="0" y="0"/>
                            <a:ext cx="114300" cy="114300"/>
                          </a:xfrm>
                          <a:prstGeom prst="rect">
                            <a:avLst/>
                          </a:prstGeom>
                          <a:noFill/>
                          <a:ln w="9525">
                            <a:noFill/>
                            <a:miter lim="800000"/>
                            <a:headEnd/>
                            <a:tailEnd/>
                          </a:ln>
                        </pic:spPr>
                      </pic:pic>
                    </a:graphicData>
                  </a:graphic>
                </wp:inline>
              </w:drawing>
            </w:r>
            <w:r>
              <w:rPr>
                <w:color w:val="000000"/>
              </w:rPr>
              <w:t xml:space="preserve">  聚合  from  预览图像 to  图像处理</w:t>
            </w:r>
          </w:p>
          <w:p>
            <w:pPr>
              <w:pStyle w:val="47"/>
              <w:tabs>
                <w:tab w:val="left" w:pos="1440"/>
              </w:tabs>
              <w:jc w:val="right"/>
              <w:rPr>
                <w:color w:val="000000"/>
              </w:rPr>
            </w:pPr>
            <w:r>
              <w:rPr>
                <w:rStyle w:val="56"/>
              </w:rPr>
              <w:t>[ Direction is '起始 -&gt; 目标'. ]</w:t>
            </w:r>
          </w:p>
          <w:p>
            <w:pPr>
              <w:pStyle w:val="47"/>
              <w:rPr>
                <w:color w:val="000000"/>
              </w:rPr>
            </w:pPr>
          </w:p>
        </w:tc>
      </w:tr>
    </w:tbl>
    <w:p>
      <w:pPr>
        <w:pStyle w:val="39"/>
      </w:pPr>
    </w:p>
    <w:p>
      <w:pPr>
        <w:pStyle w:val="39"/>
      </w:pPr>
      <w:r>
        <w:rPr>
          <w:color w:val="5F5F5F"/>
        </w:rPr>
        <w:t xml:space="preserve"> </w:t>
      </w:r>
      <w:r>
        <w:t xml:space="preserve"> </w:t>
      </w:r>
      <w:bookmarkStart w:id="71" w:name="BKM_2E7C9D7D_E716_47EB_9231_5DE2A9379D89"/>
      <w:bookmarkEnd w:id="71"/>
    </w:p>
    <w:p>
      <w:pPr>
        <w:pStyle w:val="39"/>
      </w:pPr>
    </w:p>
    <w:p>
      <w:pPr>
        <w:pStyle w:val="6"/>
      </w:pPr>
      <w:r>
        <w:t>图像标签管理</w:t>
      </w:r>
    </w:p>
    <w:p>
      <w:pPr>
        <w:pStyle w:val="39"/>
      </w:pPr>
      <w:r>
        <w:rPr>
          <w:rStyle w:val="27"/>
          <w:color w:val="000000"/>
        </w:rPr>
        <w:t>需求 in package '图像管理'</w:t>
      </w:r>
    </w:p>
    <w:p>
      <w:pPr>
        <w:tabs>
          <w:tab w:val="left" w:pos="720"/>
        </w:tabs>
        <w:rPr>
          <w:sz w:val="20"/>
          <w:szCs w:val="20"/>
        </w:rPr>
      </w:pPr>
    </w:p>
    <w:p>
      <w:pPr>
        <w:pStyle w:val="39"/>
      </w:pPr>
      <w:r>
        <w:rPr>
          <w:color w:val="000000"/>
        </w:rPr>
        <w:t>可以增加减少图像标签,提供给手检站选择使用。</w:t>
      </w:r>
    </w:p>
    <w:p>
      <w:pPr>
        <w:rPr>
          <w:sz w:val="20"/>
          <w:szCs w:val="20"/>
        </w:rPr>
      </w:pPr>
    </w:p>
    <w:p>
      <w:pPr>
        <w:pStyle w:val="38"/>
      </w:pPr>
      <w:r>
        <w:t xml:space="preserve">图像标签管理 </w:t>
      </w:r>
    </w:p>
    <w:p>
      <w:pPr>
        <w:pStyle w:val="38"/>
      </w:pPr>
      <w:r>
        <w:t xml:space="preserve">Version 1.0  Phase 1.0  </w:t>
      </w:r>
    </w:p>
    <w:p>
      <w:pPr>
        <w:pStyle w:val="38"/>
      </w:pPr>
      <w:del w:id="81" w:author="admin" w:date="2019-10-17T10:07:25Z">
        <w:r>
          <w:rPr/>
          <w:delText xml:space="preserve">zhuming1 </w:delText>
        </w:r>
      </w:del>
      <w:r>
        <w:t>created on 2019/9/20.  Last modified 2019/9/20</w:t>
      </w:r>
    </w:p>
    <w:p>
      <w:pPr>
        <w:pStyle w:val="39"/>
      </w:pPr>
    </w:p>
    <w:p>
      <w:pPr>
        <w:pStyle w:val="39"/>
      </w:pPr>
      <w:r>
        <w:rPr>
          <w:color w:val="5F5F5F"/>
        </w:rPr>
        <w:t xml:space="preserve"> </w:t>
      </w:r>
      <w:r>
        <w:t xml:space="preserve"> </w:t>
      </w:r>
      <w:bookmarkStart w:id="72" w:name="BKM_A4AA5958_1BD0_4FEA_94B5_7FD4A6F0D3F1"/>
      <w:bookmarkEnd w:id="72"/>
    </w:p>
    <w:p>
      <w:pPr>
        <w:pStyle w:val="39"/>
      </w:pPr>
    </w:p>
    <w:p>
      <w:pPr>
        <w:pStyle w:val="6"/>
      </w:pPr>
      <w:r>
        <w:t>检索图像</w:t>
      </w:r>
    </w:p>
    <w:p>
      <w:pPr>
        <w:pStyle w:val="39"/>
      </w:pPr>
      <w:r>
        <w:rPr>
          <w:rStyle w:val="27"/>
          <w:color w:val="000000"/>
        </w:rPr>
        <w:t>需求 in package '图像管理'</w:t>
      </w:r>
    </w:p>
    <w:p>
      <w:pPr>
        <w:tabs>
          <w:tab w:val="left" w:pos="720"/>
        </w:tabs>
        <w:rPr>
          <w:sz w:val="20"/>
          <w:szCs w:val="20"/>
        </w:rPr>
      </w:pPr>
    </w:p>
    <w:p>
      <w:pPr>
        <w:pStyle w:val="39"/>
      </w:pPr>
      <w:r>
        <w:rPr>
          <w:color w:val="000000"/>
        </w:rPr>
        <w:t>按照设备编号、通道号、设备组、时间、判图员、判图结果、手检结果、用户、标签检索历史图像。检索结果可以根据旅客通过时间及检索条件进行升序和降序排序。</w:t>
      </w:r>
    </w:p>
    <w:p>
      <w:pPr>
        <w:rPr>
          <w:sz w:val="20"/>
          <w:szCs w:val="20"/>
        </w:rPr>
      </w:pPr>
    </w:p>
    <w:p>
      <w:pPr>
        <w:pStyle w:val="38"/>
      </w:pPr>
      <w:r>
        <w:t xml:space="preserve">检索图像 </w:t>
      </w:r>
    </w:p>
    <w:p>
      <w:pPr>
        <w:pStyle w:val="38"/>
      </w:pPr>
      <w:r>
        <w:t xml:space="preserve">Version 1.0  Phase 1.0  </w:t>
      </w:r>
    </w:p>
    <w:p>
      <w:pPr>
        <w:pStyle w:val="38"/>
      </w:pPr>
      <w:r>
        <w:t>yuanshaoming created on 2019/8/20.  Last modified 2019/9/20</w:t>
      </w:r>
    </w:p>
    <w:p>
      <w:pPr>
        <w:pStyle w:val="39"/>
      </w:pPr>
    </w:p>
    <w:p>
      <w:pPr>
        <w:pStyle w:val="39"/>
      </w:pPr>
      <w:r>
        <w:rPr>
          <w:color w:val="5F5F5F"/>
        </w:rPr>
        <w:t xml:space="preserve"> </w:t>
      </w:r>
      <w:r>
        <w:t xml:space="preserve"> </w:t>
      </w:r>
      <w:bookmarkStart w:id="73" w:name="BKM_E194427F_07B6_42F2_BCBB_821A1F4FC38A"/>
      <w:bookmarkEnd w:id="73"/>
    </w:p>
    <w:p>
      <w:pPr>
        <w:pStyle w:val="39"/>
      </w:pPr>
    </w:p>
    <w:p>
      <w:pPr>
        <w:pStyle w:val="6"/>
      </w:pPr>
      <w:r>
        <w:t>预览图像</w:t>
      </w:r>
    </w:p>
    <w:p>
      <w:pPr>
        <w:pStyle w:val="39"/>
      </w:pPr>
      <w:r>
        <w:rPr>
          <w:rStyle w:val="27"/>
          <w:color w:val="000000"/>
        </w:rPr>
        <w:t>需求 in package '图像管理'</w:t>
      </w:r>
    </w:p>
    <w:p>
      <w:pPr>
        <w:tabs>
          <w:tab w:val="left" w:pos="720"/>
        </w:tabs>
        <w:rPr>
          <w:sz w:val="20"/>
          <w:szCs w:val="20"/>
        </w:rPr>
      </w:pPr>
    </w:p>
    <w:p>
      <w:pPr>
        <w:pStyle w:val="39"/>
      </w:pPr>
      <w:r>
        <w:rPr>
          <w:color w:val="000000"/>
        </w:rPr>
        <w:t>根据检索条件可以单独预览选中的某一张图片的缩略图也可以打开大图并显示全部信息。</w:t>
      </w:r>
    </w:p>
    <w:p>
      <w:pPr>
        <w:rPr>
          <w:sz w:val="20"/>
          <w:szCs w:val="20"/>
        </w:rPr>
      </w:pPr>
    </w:p>
    <w:p>
      <w:pPr>
        <w:pStyle w:val="38"/>
      </w:pPr>
      <w:r>
        <w:t xml:space="preserve">预览图像 </w:t>
      </w:r>
    </w:p>
    <w:p>
      <w:pPr>
        <w:pStyle w:val="38"/>
      </w:pPr>
      <w:r>
        <w:t xml:space="preserve">Version 1.0  Phase 1.0  </w:t>
      </w:r>
    </w:p>
    <w:p>
      <w:pPr>
        <w:pStyle w:val="38"/>
      </w:pPr>
      <w:r>
        <w:t>yuanshaoming created on 2019/8/20.  Last modified 2019/9/16</w:t>
      </w:r>
    </w:p>
    <w:p>
      <w:pPr>
        <w:pStyle w:val="43"/>
        <w:spacing w:before="0" w:after="0"/>
        <w:ind w:left="0" w:right="0"/>
        <w:rPr>
          <w:color w:val="000000"/>
        </w:rPr>
      </w:pPr>
    </w:p>
    <w:tbl>
      <w:tblPr>
        <w:tblStyle w:val="25"/>
        <w:tblW w:w="9720" w:type="dxa"/>
        <w:tblInd w:w="10" w:type="dxa"/>
        <w:tblLayout w:type="fixed"/>
        <w:tblCellMar>
          <w:top w:w="0" w:type="dxa"/>
          <w:left w:w="10" w:type="dxa"/>
          <w:bottom w:w="0" w:type="dxa"/>
          <w:right w:w="10" w:type="dxa"/>
        </w:tblCellMar>
      </w:tblPr>
      <w:tblGrid>
        <w:gridCol w:w="9720"/>
      </w:tblGrid>
      <w:tr>
        <w:tblPrEx>
          <w:tblLayout w:type="fixed"/>
          <w:tblCellMar>
            <w:top w:w="0" w:type="dxa"/>
            <w:left w:w="10" w:type="dxa"/>
            <w:bottom w:w="0" w:type="dxa"/>
            <w:right w:w="10" w:type="dxa"/>
          </w:tblCellMar>
        </w:tblPrEx>
        <w:trPr>
          <w:trHeight w:val="341" w:hRule="atLeast"/>
          <w:tblHeader/>
        </w:trPr>
        <w:tc>
          <w:tcPr>
            <w:tcW w:w="9720" w:type="dxa"/>
            <w:tcBorders>
              <w:top w:val="single" w:color="9F9F9F" w:sz="4" w:space="0"/>
              <w:left w:val="single" w:color="9F9F9F" w:sz="4" w:space="0"/>
              <w:bottom w:val="single" w:color="9F9F9F" w:sz="4" w:space="0"/>
              <w:right w:val="single" w:color="9F9F9F" w:sz="4" w:space="0"/>
            </w:tcBorders>
            <w:shd w:val="clear" w:color="auto" w:fill="F5F5F5"/>
            <w:tcMar>
              <w:top w:w="0" w:type="dxa"/>
              <w:left w:w="3" w:type="dxa"/>
              <w:bottom w:w="0" w:type="dxa"/>
              <w:right w:w="10" w:type="dxa"/>
            </w:tcMar>
          </w:tcPr>
          <w:p>
            <w:pPr>
              <w:pStyle w:val="55"/>
            </w:pPr>
            <w:r>
              <w:t>OUTGOING STRUCTURAL RELATIONSHIPS</w:t>
            </w:r>
          </w:p>
        </w:tc>
      </w:tr>
      <w:tr>
        <w:tblPrEx>
          <w:tblLayout w:type="fixed"/>
          <w:tblCellMar>
            <w:top w:w="0" w:type="dxa"/>
            <w:left w:w="10" w:type="dxa"/>
            <w:bottom w:w="0" w:type="dxa"/>
            <w:right w:w="10" w:type="dxa"/>
          </w:tblCellMar>
        </w:tblPrEx>
        <w:trPr>
          <w:cantSplit/>
        </w:trPr>
        <w:tc>
          <w:tcPr>
            <w:tcW w:w="9720" w:type="dxa"/>
            <w:tcBorders>
              <w:top w:val="single" w:color="9F9F9F" w:sz="4" w:space="0"/>
              <w:left w:val="single" w:color="9F9F9F" w:sz="4" w:space="0"/>
              <w:bottom w:val="single" w:color="9F9F9F" w:sz="4" w:space="0"/>
              <w:right w:val="single" w:color="9F9F9F" w:sz="4" w:space="0"/>
            </w:tcBorders>
            <w:tcMar>
              <w:top w:w="0" w:type="dxa"/>
              <w:left w:w="3" w:type="dxa"/>
              <w:bottom w:w="0" w:type="dxa"/>
              <w:right w:w="10" w:type="dxa"/>
            </w:tcMar>
          </w:tcPr>
          <w:p>
            <w:pPr>
              <w:pStyle w:val="47"/>
              <w:rPr>
                <w:color w:val="000000"/>
              </w:rPr>
            </w:pPr>
          </w:p>
          <w:p>
            <w:pPr>
              <w:pStyle w:val="47"/>
              <w:rPr>
                <w:color w:val="000000"/>
              </w:rPr>
            </w:pPr>
            <w:r>
              <w:rPr>
                <w:sz w:val="0"/>
                <w:szCs w:val="0"/>
              </w:rPr>
              <w:drawing>
                <wp:inline distT="0" distB="0" distL="0" distR="0">
                  <wp:extent cx="114300" cy="114300"/>
                  <wp:effectExtent l="0" t="0" r="0" b="0"/>
                  <wp:docPr id="709" name="图片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图片 709"/>
                          <pic:cNvPicPr>
                            <a:picLocks noChangeAspect="1"/>
                          </pic:cNvPicPr>
                        </pic:nvPicPr>
                        <pic:blipFill>
                          <a:blip r:embed="rId25"/>
                          <a:stretch>
                            <a:fillRect/>
                          </a:stretch>
                        </pic:blipFill>
                        <pic:spPr>
                          <a:xfrm>
                            <a:off x="0" y="0"/>
                            <a:ext cx="114300" cy="114300"/>
                          </a:xfrm>
                          <a:prstGeom prst="rect">
                            <a:avLst/>
                          </a:prstGeom>
                          <a:noFill/>
                          <a:ln w="9525">
                            <a:noFill/>
                            <a:miter lim="800000"/>
                            <a:headEnd/>
                            <a:tailEnd/>
                          </a:ln>
                        </pic:spPr>
                      </pic:pic>
                    </a:graphicData>
                  </a:graphic>
                </wp:inline>
              </w:drawing>
            </w:r>
            <w:r>
              <w:rPr>
                <w:color w:val="000000"/>
              </w:rPr>
              <w:t xml:space="preserve">  聚合 from  预览图像 to  图像处理</w:t>
            </w:r>
          </w:p>
          <w:p>
            <w:pPr>
              <w:pStyle w:val="47"/>
              <w:tabs>
                <w:tab w:val="left" w:pos="1440"/>
              </w:tabs>
              <w:jc w:val="right"/>
              <w:rPr>
                <w:color w:val="000000"/>
              </w:rPr>
            </w:pPr>
            <w:r>
              <w:rPr>
                <w:rStyle w:val="56"/>
              </w:rPr>
              <w:t>[ Direction is '起始 -&gt; 目标'. ]</w:t>
            </w:r>
          </w:p>
          <w:p>
            <w:pPr>
              <w:pStyle w:val="47"/>
              <w:rPr>
                <w:color w:val="000000"/>
              </w:rPr>
            </w:pPr>
          </w:p>
        </w:tc>
      </w:tr>
    </w:tbl>
    <w:p>
      <w:pPr>
        <w:pStyle w:val="39"/>
      </w:pPr>
    </w:p>
    <w:p>
      <w:pPr>
        <w:pStyle w:val="39"/>
      </w:pPr>
      <w:r>
        <w:rPr>
          <w:color w:val="5F5F5F"/>
        </w:rPr>
        <w:t xml:space="preserve"> </w:t>
      </w:r>
      <w:r>
        <w:t xml:space="preserve"> </w:t>
      </w:r>
      <w:bookmarkStart w:id="74" w:name="BKM_6E750BB7_093A_4F5D_9BC5_D8D548B3B05F"/>
      <w:bookmarkEnd w:id="74"/>
    </w:p>
    <w:p>
      <w:pPr>
        <w:pStyle w:val="39"/>
      </w:pPr>
    </w:p>
    <w:p>
      <w:pPr>
        <w:pStyle w:val="6"/>
      </w:pPr>
      <w:r>
        <w:t>导出图像</w:t>
      </w:r>
    </w:p>
    <w:p>
      <w:pPr>
        <w:pStyle w:val="39"/>
      </w:pPr>
      <w:r>
        <w:rPr>
          <w:rStyle w:val="27"/>
          <w:color w:val="000000"/>
        </w:rPr>
        <w:t>需求 in package '图像管理'</w:t>
      </w:r>
    </w:p>
    <w:p>
      <w:pPr>
        <w:tabs>
          <w:tab w:val="left" w:pos="720"/>
        </w:tabs>
        <w:rPr>
          <w:sz w:val="20"/>
          <w:szCs w:val="20"/>
        </w:rPr>
      </w:pPr>
    </w:p>
    <w:p>
      <w:pPr>
        <w:pStyle w:val="39"/>
      </w:pPr>
      <w:r>
        <w:rPr>
          <w:color w:val="000000"/>
        </w:rPr>
        <w:t>导出加密数据包括但不限于：原始图、原始数据、卡通图、各个节点工作人员信息、各个节点设备信息（设备型号，设备编号、位置等）、日期、判图结论、处理结论、旅客信息。</w:t>
      </w:r>
    </w:p>
    <w:p>
      <w:pPr>
        <w:rPr>
          <w:sz w:val="20"/>
          <w:szCs w:val="20"/>
        </w:rPr>
      </w:pPr>
    </w:p>
    <w:p>
      <w:pPr>
        <w:pStyle w:val="38"/>
      </w:pPr>
      <w:r>
        <w:t xml:space="preserve">导出图像 </w:t>
      </w:r>
    </w:p>
    <w:p>
      <w:pPr>
        <w:pStyle w:val="38"/>
      </w:pPr>
      <w:r>
        <w:t xml:space="preserve">Version 1.0  Phase 1.0  </w:t>
      </w:r>
    </w:p>
    <w:p>
      <w:pPr>
        <w:pStyle w:val="38"/>
      </w:pPr>
      <w:r>
        <w:t>yuanshaoming created on 2019/8/20.  Last modified 2019/9/6</w:t>
      </w:r>
    </w:p>
    <w:p>
      <w:pPr>
        <w:pStyle w:val="39"/>
      </w:pPr>
    </w:p>
    <w:p>
      <w:pPr>
        <w:pStyle w:val="39"/>
      </w:pPr>
      <w:r>
        <w:rPr>
          <w:color w:val="5F5F5F"/>
        </w:rPr>
        <w:t xml:space="preserve"> </w:t>
      </w:r>
      <w:r>
        <w:t xml:space="preserve"> </w:t>
      </w:r>
      <w:bookmarkStart w:id="75" w:name="BKM_1174910E_4FB8_4DDC_8E3C_1B4CC39A196A"/>
      <w:bookmarkEnd w:id="75"/>
    </w:p>
    <w:p>
      <w:pPr>
        <w:pStyle w:val="39"/>
      </w:pPr>
    </w:p>
    <w:p>
      <w:pPr>
        <w:pStyle w:val="6"/>
      </w:pPr>
      <w:r>
        <w:t>打印图像</w:t>
      </w:r>
    </w:p>
    <w:p>
      <w:pPr>
        <w:pStyle w:val="39"/>
      </w:pPr>
      <w:r>
        <w:rPr>
          <w:rStyle w:val="27"/>
          <w:color w:val="000000"/>
        </w:rPr>
        <w:t>需求 in package '图像管理'</w:t>
      </w:r>
    </w:p>
    <w:p>
      <w:pPr>
        <w:tabs>
          <w:tab w:val="left" w:pos="720"/>
        </w:tabs>
        <w:rPr>
          <w:sz w:val="20"/>
          <w:szCs w:val="20"/>
        </w:rPr>
      </w:pPr>
    </w:p>
    <w:p>
      <w:pPr>
        <w:pStyle w:val="39"/>
      </w:pPr>
      <w:r>
        <w:rPr>
          <w:color w:val="000000"/>
        </w:rPr>
        <w:t>打印内容包括但不限于：卡通图、各个节点工作人员信息、各个节点设备信息（设备型号，设备编号、位置等）、日期、判图结论、处理结论、旅客信息。</w:t>
      </w:r>
    </w:p>
    <w:p>
      <w:pPr>
        <w:rPr>
          <w:sz w:val="20"/>
          <w:szCs w:val="20"/>
        </w:rPr>
      </w:pPr>
    </w:p>
    <w:p>
      <w:pPr>
        <w:pStyle w:val="38"/>
      </w:pPr>
      <w:r>
        <w:t xml:space="preserve">打印图像 </w:t>
      </w:r>
    </w:p>
    <w:p>
      <w:pPr>
        <w:pStyle w:val="38"/>
      </w:pPr>
      <w:r>
        <w:t xml:space="preserve">Version 1.0  Phase 1.0  </w:t>
      </w:r>
    </w:p>
    <w:p>
      <w:pPr>
        <w:pStyle w:val="38"/>
      </w:pPr>
      <w:r>
        <w:t>yuanshaoming created on 2019/8/20.  Last modified 2019/9/6</w:t>
      </w:r>
    </w:p>
    <w:p>
      <w:pPr>
        <w:pStyle w:val="39"/>
      </w:pPr>
    </w:p>
    <w:p>
      <w:pPr>
        <w:pStyle w:val="39"/>
      </w:pPr>
      <w:r>
        <w:rPr>
          <w:color w:val="5F5F5F"/>
        </w:rPr>
        <w:t xml:space="preserve"> </w:t>
      </w:r>
      <w:r>
        <w:t xml:space="preserve">   </w:t>
      </w:r>
      <w:bookmarkStart w:id="76" w:name="BKM_D03C0F42_CF5F_404B_8239_9C131BA0816C"/>
      <w:bookmarkEnd w:id="76"/>
      <w:bookmarkStart w:id="77" w:name="BKM_9F137324_49B7_47B8_9449_AAD6D18E8131"/>
      <w:bookmarkEnd w:id="77"/>
      <w:bookmarkStart w:id="78" w:name="Í¼Ïñ¹ÜÀí_END"/>
      <w:bookmarkEnd w:id="78"/>
    </w:p>
    <w:p>
      <w:pPr>
        <w:pStyle w:val="39"/>
      </w:pPr>
    </w:p>
    <w:p>
      <w:bookmarkStart w:id="79" w:name="Êý¾ÝÍ³¼Æ_START"/>
      <w:bookmarkEnd w:id="79"/>
      <w:r>
        <w:rPr>
          <w:rFonts w:ascii="Times New Roman" w:hAnsi="Times New Roman" w:eastAsia="Times New Roman" w:cs="Times New Roman"/>
          <w:sz w:val="20"/>
          <w:szCs w:val="20"/>
        </w:rPr>
        <w:br w:type="page"/>
      </w:r>
    </w:p>
    <w:p>
      <w:pPr>
        <w:pStyle w:val="5"/>
      </w:pPr>
      <w:r>
        <w:t>数据统计</w:t>
      </w:r>
    </w:p>
    <w:p>
      <w:pPr>
        <w:pStyle w:val="39"/>
      </w:pPr>
      <w:r>
        <w:rPr>
          <w:rStyle w:val="27"/>
        </w:rPr>
        <w:t>Package in package '集中管理'</w:t>
      </w:r>
    </w:p>
    <w:p>
      <w:pPr>
        <w:pStyle w:val="39"/>
      </w:pPr>
    </w:p>
    <w:p>
      <w:pPr>
        <w:pStyle w:val="38"/>
        <w:tabs>
          <w:tab w:val="left" w:pos="720"/>
        </w:tabs>
      </w:pPr>
      <w:r>
        <w:t>数据统计</w:t>
      </w:r>
    </w:p>
    <w:p>
      <w:pPr>
        <w:pStyle w:val="38"/>
        <w:tabs>
          <w:tab w:val="left" w:pos="720"/>
        </w:tabs>
      </w:pPr>
      <w:r>
        <w:t>Version 1.0  Phase 1.0  提议的</w:t>
      </w:r>
    </w:p>
    <w:p>
      <w:pPr>
        <w:pStyle w:val="38"/>
        <w:tabs>
          <w:tab w:val="left" w:pos="720"/>
        </w:tabs>
      </w:pPr>
      <w:r>
        <w:t>yuanshaoming created on 2019/8/20.  Last modified 2019/8/20</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数据统计 diagram</w:t>
      </w:r>
    </w:p>
    <w:p>
      <w:pPr>
        <w:pStyle w:val="39"/>
      </w:pPr>
      <w:r>
        <w:rPr>
          <w:rStyle w:val="27"/>
        </w:rPr>
        <w:t>Requirements diagram in package '数据统计'</w:t>
      </w:r>
    </w:p>
    <w:p>
      <w:pPr>
        <w:pStyle w:val="39"/>
      </w:pPr>
    </w:p>
    <w:p>
      <w:pPr>
        <w:pStyle w:val="38"/>
        <w:tabs>
          <w:tab w:val="left" w:pos="720"/>
        </w:tabs>
      </w:pPr>
      <w:r>
        <w:t xml:space="preserve">数据统计 </w:t>
      </w:r>
    </w:p>
    <w:p>
      <w:pPr>
        <w:pStyle w:val="38"/>
        <w:tabs>
          <w:tab w:val="left" w:pos="720"/>
        </w:tabs>
      </w:pPr>
      <w:r>
        <w:t>Version 1.0</w:t>
      </w:r>
    </w:p>
    <w:p>
      <w:pPr>
        <w:pStyle w:val="38"/>
        <w:tabs>
          <w:tab w:val="left" w:pos="720"/>
        </w:tabs>
      </w:pPr>
      <w:r>
        <w:t>yuanshaoming created on 2019/8/20.  Last modified 2019/9/16</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4476750" cy="5895975"/>
            <wp:effectExtent l="0" t="0" r="0" b="0"/>
            <wp:docPr id="720" name="图片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图片 720"/>
                    <pic:cNvPicPr>
                      <a:picLocks noChangeAspect="1"/>
                    </pic:cNvPicPr>
                  </pic:nvPicPr>
                  <pic:blipFill>
                    <a:blip r:embed="rId26"/>
                    <a:stretch>
                      <a:fillRect/>
                    </a:stretch>
                  </pic:blipFill>
                  <pic:spPr>
                    <a:xfrm>
                      <a:off x="0" y="0"/>
                      <a:ext cx="4476750" cy="5895975"/>
                    </a:xfrm>
                    <a:prstGeom prst="rect">
                      <a:avLst/>
                    </a:prstGeom>
                    <a:noFill/>
                    <a:ln w="9525">
                      <a:noFill/>
                      <a:miter lim="800000"/>
                      <a:headEnd/>
                      <a:tailEnd/>
                    </a:ln>
                  </pic:spPr>
                </pic:pic>
              </a:graphicData>
            </a:graphic>
          </wp:inline>
        </w:drawing>
      </w:r>
    </w:p>
    <w:p>
      <w:pPr>
        <w:pStyle w:val="40"/>
        <w:rPr>
          <w:sz w:val="20"/>
          <w:szCs w:val="20"/>
        </w:rPr>
      </w:pPr>
    </w:p>
    <w:p>
      <w:pPr>
        <w:pStyle w:val="41"/>
      </w:pPr>
      <w:r>
        <w:t>数据统计</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80" w:name="BKM_B063993D_540A_47E1_90E7_A62B855AD954"/>
      <w:bookmarkEnd w:id="80"/>
    </w:p>
    <w:p>
      <w:pPr>
        <w:rPr>
          <w:rFonts w:ascii="Times New Roman" w:hAnsi="Times New Roman" w:eastAsia="Times New Roman" w:cs="Times New Roman"/>
          <w:sz w:val="20"/>
          <w:szCs w:val="20"/>
        </w:rPr>
      </w:pPr>
    </w:p>
    <w:p>
      <w:pPr>
        <w:pStyle w:val="6"/>
      </w:pPr>
      <w:r>
        <w:t>判图员审图统计</w:t>
      </w:r>
    </w:p>
    <w:p>
      <w:pPr>
        <w:pStyle w:val="39"/>
      </w:pPr>
      <w:r>
        <w:rPr>
          <w:rStyle w:val="27"/>
          <w:color w:val="000000"/>
        </w:rPr>
        <w:t>需求 in package '数据统计'</w:t>
      </w:r>
    </w:p>
    <w:p>
      <w:pPr>
        <w:tabs>
          <w:tab w:val="left" w:pos="720"/>
        </w:tabs>
        <w:rPr>
          <w:sz w:val="20"/>
          <w:szCs w:val="20"/>
        </w:rPr>
      </w:pPr>
    </w:p>
    <w:p>
      <w:pPr>
        <w:pStyle w:val="39"/>
      </w:pPr>
      <w:r>
        <w:rPr>
          <w:color w:val="000000"/>
        </w:rPr>
        <w:t>统计指定多个用户指定时间范围的判图总数、扣留计数、放行计数、判图时间（平均/最值），图表展示。</w:t>
      </w:r>
    </w:p>
    <w:p>
      <w:pPr>
        <w:rPr>
          <w:sz w:val="20"/>
          <w:szCs w:val="20"/>
        </w:rPr>
      </w:pPr>
    </w:p>
    <w:p>
      <w:pPr>
        <w:pStyle w:val="38"/>
      </w:pPr>
      <w:r>
        <w:t xml:space="preserve">判图员审图统计 </w:t>
      </w:r>
    </w:p>
    <w:p>
      <w:pPr>
        <w:pStyle w:val="38"/>
      </w:pPr>
      <w:r>
        <w:t xml:space="preserve">Version 1.0  Phase 1.0  </w:t>
      </w:r>
    </w:p>
    <w:p>
      <w:pPr>
        <w:pStyle w:val="38"/>
      </w:pPr>
      <w:r>
        <w:t>yuanshaoming created on 2019/8/20.  Last modified 2019/9/6</w:t>
      </w:r>
    </w:p>
    <w:p>
      <w:pPr>
        <w:pStyle w:val="39"/>
      </w:pPr>
    </w:p>
    <w:p>
      <w:pPr>
        <w:pStyle w:val="39"/>
      </w:pPr>
      <w:r>
        <w:rPr>
          <w:color w:val="5F5F5F"/>
        </w:rPr>
        <w:t xml:space="preserve"> </w:t>
      </w:r>
      <w:r>
        <w:t xml:space="preserve"> </w:t>
      </w:r>
      <w:bookmarkStart w:id="81" w:name="BKM_0DC46E8F_5FC0_4A8C_94C7_8E0CAF05BE43"/>
      <w:bookmarkEnd w:id="81"/>
    </w:p>
    <w:p>
      <w:pPr>
        <w:pStyle w:val="39"/>
      </w:pPr>
    </w:p>
    <w:p>
      <w:pPr>
        <w:pStyle w:val="6"/>
      </w:pPr>
      <w:r>
        <w:t>图像统计</w:t>
      </w:r>
    </w:p>
    <w:p>
      <w:pPr>
        <w:pStyle w:val="39"/>
      </w:pPr>
      <w:r>
        <w:rPr>
          <w:rStyle w:val="27"/>
          <w:color w:val="000000"/>
        </w:rPr>
        <w:t>需求 in package '数据统计'</w:t>
      </w:r>
    </w:p>
    <w:p>
      <w:pPr>
        <w:tabs>
          <w:tab w:val="left" w:pos="720"/>
        </w:tabs>
        <w:rPr>
          <w:sz w:val="20"/>
          <w:szCs w:val="20"/>
        </w:rPr>
      </w:pPr>
    </w:p>
    <w:p>
      <w:pPr>
        <w:pStyle w:val="39"/>
        <w:rPr>
          <w:color w:val="000000"/>
        </w:rPr>
      </w:pPr>
      <w:r>
        <w:rPr>
          <w:color w:val="000000"/>
        </w:rPr>
        <w:t>图像统计结果分别以表格和柱状图的形式显示。</w:t>
      </w:r>
    </w:p>
    <w:p>
      <w:pPr>
        <w:pStyle w:val="39"/>
        <w:rPr>
          <w:color w:val="000000"/>
        </w:rPr>
      </w:pPr>
      <w:r>
        <w:rPr>
          <w:color w:val="000000"/>
        </w:rPr>
        <w:t>表格具体显示：设备组、旅客总数、放行旅客数、报警旅客数、报警率。</w:t>
      </w:r>
    </w:p>
    <w:p>
      <w:pPr>
        <w:pStyle w:val="39"/>
        <w:rPr>
          <w:color w:val="000000"/>
        </w:rPr>
      </w:pPr>
      <w:r>
        <w:rPr>
          <w:color w:val="000000"/>
        </w:rPr>
        <w:t>柱状图具体显示各设备组的旅客总数和报警旅客数。</w:t>
      </w:r>
    </w:p>
    <w:p>
      <w:pPr>
        <w:pStyle w:val="39"/>
      </w:pPr>
    </w:p>
    <w:p>
      <w:pPr>
        <w:rPr>
          <w:sz w:val="20"/>
          <w:szCs w:val="20"/>
        </w:rPr>
      </w:pPr>
    </w:p>
    <w:p>
      <w:pPr>
        <w:pStyle w:val="38"/>
      </w:pPr>
      <w:r>
        <w:t xml:space="preserve">图像统计 </w:t>
      </w:r>
    </w:p>
    <w:p>
      <w:pPr>
        <w:pStyle w:val="38"/>
      </w:pPr>
      <w:r>
        <w:t xml:space="preserve">Version 1.0  Phase 1.0  </w:t>
      </w:r>
    </w:p>
    <w:p>
      <w:pPr>
        <w:pStyle w:val="38"/>
      </w:pPr>
      <w:del w:id="82" w:author="admin" w:date="2019-10-17T10:07:25Z">
        <w:r>
          <w:rPr/>
          <w:delText xml:space="preserve">zhuming1 </w:delText>
        </w:r>
      </w:del>
      <w:r>
        <w:t>created on 2019/9/16.  Last modified 2019/9/16</w:t>
      </w:r>
    </w:p>
    <w:p>
      <w:pPr>
        <w:pStyle w:val="39"/>
      </w:pPr>
    </w:p>
    <w:p>
      <w:pPr>
        <w:pStyle w:val="39"/>
      </w:pPr>
      <w:r>
        <w:rPr>
          <w:color w:val="5F5F5F"/>
        </w:rPr>
        <w:t xml:space="preserve"> </w:t>
      </w:r>
      <w:r>
        <w:t xml:space="preserve"> </w:t>
      </w:r>
      <w:bookmarkStart w:id="82" w:name="BKM_05DA9CC0_17E4_4A67_807E_ECFDC1504E5D"/>
      <w:bookmarkEnd w:id="82"/>
    </w:p>
    <w:p>
      <w:pPr>
        <w:pStyle w:val="39"/>
      </w:pPr>
    </w:p>
    <w:p>
      <w:pPr>
        <w:pStyle w:val="6"/>
      </w:pPr>
      <w:r>
        <w:t>手检员工作统计</w:t>
      </w:r>
    </w:p>
    <w:p>
      <w:pPr>
        <w:pStyle w:val="39"/>
      </w:pPr>
      <w:r>
        <w:rPr>
          <w:rStyle w:val="27"/>
          <w:color w:val="000000"/>
        </w:rPr>
        <w:t>需求 in package '数据统计'</w:t>
      </w:r>
    </w:p>
    <w:p>
      <w:pPr>
        <w:tabs>
          <w:tab w:val="left" w:pos="720"/>
        </w:tabs>
        <w:rPr>
          <w:sz w:val="20"/>
          <w:szCs w:val="20"/>
        </w:rPr>
      </w:pPr>
    </w:p>
    <w:p>
      <w:pPr>
        <w:pStyle w:val="39"/>
      </w:pPr>
      <w:r>
        <w:rPr>
          <w:color w:val="000000"/>
        </w:rPr>
        <w:t>统计指定多个用户指定时间范围的手检总数、查获计数、放行计数、手检时间（平均/最值），图表展示。</w:t>
      </w:r>
    </w:p>
    <w:p>
      <w:pPr>
        <w:rPr>
          <w:sz w:val="20"/>
          <w:szCs w:val="20"/>
        </w:rPr>
      </w:pPr>
    </w:p>
    <w:p>
      <w:pPr>
        <w:pStyle w:val="38"/>
      </w:pPr>
      <w:r>
        <w:t xml:space="preserve">手检员工作统计 </w:t>
      </w:r>
    </w:p>
    <w:p>
      <w:pPr>
        <w:pStyle w:val="38"/>
      </w:pPr>
      <w:r>
        <w:t xml:space="preserve">Version 1.0  Phase 1.0  </w:t>
      </w:r>
    </w:p>
    <w:p>
      <w:pPr>
        <w:pStyle w:val="38"/>
      </w:pPr>
      <w:del w:id="83" w:author="admin" w:date="2019-10-17T10:07:25Z">
        <w:r>
          <w:rPr/>
          <w:delText xml:space="preserve">zhuming1 </w:delText>
        </w:r>
      </w:del>
      <w:r>
        <w:t>created on 2019/9/4.  Last modified 2019/9/6</w:t>
      </w:r>
    </w:p>
    <w:p>
      <w:pPr>
        <w:pStyle w:val="39"/>
      </w:pPr>
    </w:p>
    <w:p>
      <w:pPr>
        <w:pStyle w:val="39"/>
      </w:pPr>
      <w:r>
        <w:rPr>
          <w:color w:val="5F5F5F"/>
        </w:rPr>
        <w:t xml:space="preserve"> </w:t>
      </w:r>
      <w:r>
        <w:t xml:space="preserve"> </w:t>
      </w:r>
      <w:bookmarkStart w:id="83" w:name="BKM_DEFD172D_FAC5_459B_A8CF_3ABFF9506E22"/>
      <w:bookmarkEnd w:id="83"/>
    </w:p>
    <w:p>
      <w:pPr>
        <w:pStyle w:val="39"/>
      </w:pPr>
    </w:p>
    <w:p>
      <w:pPr>
        <w:pStyle w:val="6"/>
      </w:pPr>
      <w:r>
        <w:t>打印统计报表</w:t>
      </w:r>
    </w:p>
    <w:p>
      <w:pPr>
        <w:pStyle w:val="39"/>
      </w:pPr>
      <w:r>
        <w:rPr>
          <w:rStyle w:val="27"/>
          <w:color w:val="000000"/>
        </w:rPr>
        <w:t>需求 in package '数据统计'</w:t>
      </w:r>
    </w:p>
    <w:p>
      <w:pPr>
        <w:tabs>
          <w:tab w:val="left" w:pos="720"/>
        </w:tabs>
        <w:rPr>
          <w:sz w:val="20"/>
          <w:szCs w:val="20"/>
        </w:rPr>
      </w:pPr>
    </w:p>
    <w:p>
      <w:pPr>
        <w:pStyle w:val="39"/>
      </w:pPr>
      <w:r>
        <w:rPr>
          <w:color w:val="000000"/>
        </w:rPr>
        <w:t>根据不同的统计类型，输出其符合条件的全部信息</w:t>
      </w:r>
    </w:p>
    <w:p>
      <w:pPr>
        <w:rPr>
          <w:sz w:val="20"/>
          <w:szCs w:val="20"/>
        </w:rPr>
      </w:pPr>
    </w:p>
    <w:p>
      <w:pPr>
        <w:pStyle w:val="38"/>
      </w:pPr>
      <w:r>
        <w:t xml:space="preserve">打印统计报表 </w:t>
      </w:r>
    </w:p>
    <w:p>
      <w:pPr>
        <w:pStyle w:val="38"/>
      </w:pPr>
      <w:r>
        <w:t xml:space="preserve">Version 1.0  Phase 1.0  </w:t>
      </w:r>
    </w:p>
    <w:p>
      <w:pPr>
        <w:pStyle w:val="38"/>
      </w:pPr>
      <w:r>
        <w:t>yuanshaoming created on 2019/8/20.  Last modified 2019/9/5</w:t>
      </w:r>
    </w:p>
    <w:p>
      <w:pPr>
        <w:pStyle w:val="39"/>
      </w:pPr>
    </w:p>
    <w:p>
      <w:pPr>
        <w:pStyle w:val="39"/>
      </w:pPr>
      <w:r>
        <w:rPr>
          <w:color w:val="5F5F5F"/>
        </w:rPr>
        <w:t xml:space="preserve"> </w:t>
      </w:r>
      <w:r>
        <w:t xml:space="preserve"> </w:t>
      </w:r>
      <w:bookmarkStart w:id="84" w:name="BKM_2C278FA7_A42E_460A_A45F_2B9EABB696F1"/>
      <w:bookmarkEnd w:id="84"/>
    </w:p>
    <w:p>
      <w:pPr>
        <w:pStyle w:val="39"/>
      </w:pPr>
    </w:p>
    <w:p>
      <w:pPr>
        <w:pStyle w:val="6"/>
      </w:pPr>
      <w:r>
        <w:t>报警物品统计</w:t>
      </w:r>
    </w:p>
    <w:p>
      <w:pPr>
        <w:pStyle w:val="39"/>
      </w:pPr>
      <w:r>
        <w:rPr>
          <w:rStyle w:val="27"/>
          <w:color w:val="000000"/>
        </w:rPr>
        <w:t>需求 in package '数据统计'</w:t>
      </w:r>
    </w:p>
    <w:p>
      <w:pPr>
        <w:tabs>
          <w:tab w:val="left" w:pos="720"/>
        </w:tabs>
        <w:rPr>
          <w:sz w:val="20"/>
          <w:szCs w:val="20"/>
        </w:rPr>
      </w:pPr>
    </w:p>
    <w:p>
      <w:pPr>
        <w:pStyle w:val="39"/>
      </w:pPr>
      <w:r>
        <w:rPr>
          <w:color w:val="000000"/>
        </w:rPr>
        <w:t>统计指定时间范围的报警中各物品种类所占百分比，图表展示。</w:t>
      </w:r>
    </w:p>
    <w:p>
      <w:pPr>
        <w:rPr>
          <w:sz w:val="20"/>
          <w:szCs w:val="20"/>
        </w:rPr>
      </w:pPr>
    </w:p>
    <w:p>
      <w:pPr>
        <w:pStyle w:val="38"/>
      </w:pPr>
      <w:r>
        <w:t xml:space="preserve">报警物品统计 </w:t>
      </w:r>
    </w:p>
    <w:p>
      <w:pPr>
        <w:pStyle w:val="38"/>
      </w:pPr>
      <w:r>
        <w:t xml:space="preserve">Version 1.0  Phase 1.0  </w:t>
      </w:r>
    </w:p>
    <w:p>
      <w:pPr>
        <w:pStyle w:val="38"/>
      </w:pPr>
      <w:r>
        <w:t>yuanshaoming created on 2019/8/20.  Last modified 2019/8/20</w:t>
      </w:r>
    </w:p>
    <w:p>
      <w:pPr>
        <w:pStyle w:val="39"/>
      </w:pPr>
    </w:p>
    <w:p>
      <w:pPr>
        <w:pStyle w:val="39"/>
      </w:pPr>
      <w:r>
        <w:rPr>
          <w:color w:val="5F5F5F"/>
        </w:rPr>
        <w:t xml:space="preserve"> </w:t>
      </w:r>
      <w:r>
        <w:t xml:space="preserve"> </w:t>
      </w:r>
      <w:bookmarkStart w:id="85" w:name="BKM_35B8CED9_BD24_4125_9C93_7B5ED6A26555"/>
      <w:bookmarkEnd w:id="85"/>
    </w:p>
    <w:p>
      <w:pPr>
        <w:pStyle w:val="39"/>
      </w:pPr>
    </w:p>
    <w:p>
      <w:pPr>
        <w:pStyle w:val="6"/>
      </w:pPr>
      <w:r>
        <w:t>报警部位统计</w:t>
      </w:r>
    </w:p>
    <w:p>
      <w:pPr>
        <w:pStyle w:val="39"/>
      </w:pPr>
      <w:r>
        <w:rPr>
          <w:rStyle w:val="27"/>
          <w:color w:val="000000"/>
        </w:rPr>
        <w:t>需求 in package '数据统计'</w:t>
      </w:r>
    </w:p>
    <w:p>
      <w:pPr>
        <w:tabs>
          <w:tab w:val="left" w:pos="720"/>
        </w:tabs>
        <w:rPr>
          <w:sz w:val="20"/>
          <w:szCs w:val="20"/>
        </w:rPr>
      </w:pPr>
    </w:p>
    <w:p>
      <w:pPr>
        <w:pStyle w:val="39"/>
      </w:pPr>
      <w:r>
        <w:rPr>
          <w:color w:val="000000"/>
        </w:rPr>
        <w:t>统计指定时间范围的报警中各个部位所占百分比，图表展示。</w:t>
      </w:r>
    </w:p>
    <w:p>
      <w:pPr>
        <w:rPr>
          <w:sz w:val="20"/>
          <w:szCs w:val="20"/>
        </w:rPr>
      </w:pPr>
    </w:p>
    <w:p>
      <w:pPr>
        <w:pStyle w:val="38"/>
      </w:pPr>
      <w:r>
        <w:t xml:space="preserve">报警部位统计 </w:t>
      </w:r>
    </w:p>
    <w:p>
      <w:pPr>
        <w:pStyle w:val="38"/>
      </w:pPr>
      <w:r>
        <w:t xml:space="preserve">Version 1.0  Phase 1.0  </w:t>
      </w:r>
    </w:p>
    <w:p>
      <w:pPr>
        <w:pStyle w:val="38"/>
      </w:pPr>
      <w:r>
        <w:t>yuanshaoming created on 2019/8/20.  Last modified 2019/8/20</w:t>
      </w:r>
    </w:p>
    <w:p>
      <w:pPr>
        <w:pStyle w:val="39"/>
      </w:pPr>
    </w:p>
    <w:p>
      <w:pPr>
        <w:pStyle w:val="39"/>
      </w:pPr>
      <w:r>
        <w:rPr>
          <w:color w:val="5F5F5F"/>
        </w:rPr>
        <w:t xml:space="preserve"> </w:t>
      </w:r>
      <w:r>
        <w:t xml:space="preserve"> </w:t>
      </w:r>
      <w:bookmarkStart w:id="86" w:name="BKM_ACB959BC_C1B4_4FF6_8347_1279AFF24066"/>
      <w:bookmarkEnd w:id="86"/>
    </w:p>
    <w:p>
      <w:pPr>
        <w:pStyle w:val="39"/>
      </w:pPr>
    </w:p>
    <w:p>
      <w:pPr>
        <w:pStyle w:val="6"/>
      </w:pPr>
      <w:r>
        <w:t>登录时长统计</w:t>
      </w:r>
    </w:p>
    <w:p>
      <w:pPr>
        <w:pStyle w:val="39"/>
      </w:pPr>
      <w:r>
        <w:rPr>
          <w:rStyle w:val="27"/>
          <w:color w:val="000000"/>
        </w:rPr>
        <w:t>需求 in package '数据统计'</w:t>
      </w:r>
    </w:p>
    <w:p>
      <w:pPr>
        <w:tabs>
          <w:tab w:val="left" w:pos="720"/>
        </w:tabs>
        <w:rPr>
          <w:sz w:val="20"/>
          <w:szCs w:val="20"/>
        </w:rPr>
      </w:pPr>
    </w:p>
    <w:p>
      <w:pPr>
        <w:pStyle w:val="39"/>
      </w:pPr>
      <w:r>
        <w:rPr>
          <w:color w:val="000000"/>
        </w:rPr>
        <w:t>统计指定多个用户指定时间范围的在线工作时间，图表展示。</w:t>
      </w:r>
    </w:p>
    <w:p>
      <w:pPr>
        <w:rPr>
          <w:sz w:val="20"/>
          <w:szCs w:val="20"/>
        </w:rPr>
      </w:pPr>
    </w:p>
    <w:p>
      <w:pPr>
        <w:pStyle w:val="38"/>
      </w:pPr>
      <w:r>
        <w:t xml:space="preserve">登录时长统计 </w:t>
      </w:r>
    </w:p>
    <w:p>
      <w:pPr>
        <w:pStyle w:val="38"/>
      </w:pPr>
      <w:r>
        <w:t xml:space="preserve">Version 1.0  Phase 1.0  </w:t>
      </w:r>
    </w:p>
    <w:p>
      <w:pPr>
        <w:pStyle w:val="38"/>
      </w:pPr>
      <w:r>
        <w:t>yuanshaoming created on 2019/8/20.  Last modified 2019/9/6</w:t>
      </w:r>
    </w:p>
    <w:p>
      <w:pPr>
        <w:pStyle w:val="39"/>
      </w:pPr>
    </w:p>
    <w:p>
      <w:pPr>
        <w:pStyle w:val="39"/>
      </w:pPr>
      <w:r>
        <w:rPr>
          <w:color w:val="5F5F5F"/>
        </w:rPr>
        <w:t xml:space="preserve"> </w:t>
      </w:r>
      <w:r>
        <w:t xml:space="preserve"> </w:t>
      </w:r>
      <w:bookmarkStart w:id="87" w:name="BKM_12F43934_C019_488D_9B27_C9635B53B960"/>
      <w:bookmarkEnd w:id="87"/>
    </w:p>
    <w:p>
      <w:pPr>
        <w:pStyle w:val="39"/>
      </w:pPr>
    </w:p>
    <w:p>
      <w:pPr>
        <w:pStyle w:val="6"/>
      </w:pPr>
      <w:r>
        <w:t>统计报表导出到Excel</w:t>
      </w:r>
    </w:p>
    <w:p>
      <w:pPr>
        <w:pStyle w:val="39"/>
      </w:pPr>
      <w:r>
        <w:rPr>
          <w:rStyle w:val="27"/>
          <w:color w:val="000000"/>
        </w:rPr>
        <w:t>需求 in package '数据统计'</w:t>
      </w:r>
    </w:p>
    <w:p>
      <w:pPr>
        <w:tabs>
          <w:tab w:val="left" w:pos="720"/>
        </w:tabs>
        <w:rPr>
          <w:sz w:val="20"/>
          <w:szCs w:val="20"/>
        </w:rPr>
      </w:pPr>
    </w:p>
    <w:p>
      <w:pPr>
        <w:pStyle w:val="39"/>
      </w:pPr>
      <w:r>
        <w:rPr>
          <w:color w:val="000000"/>
        </w:rPr>
        <w:t>根据不同的统计类型，导出其符合条件的全部信息</w:t>
      </w:r>
    </w:p>
    <w:p>
      <w:pPr>
        <w:rPr>
          <w:sz w:val="20"/>
          <w:szCs w:val="20"/>
        </w:rPr>
      </w:pPr>
    </w:p>
    <w:p>
      <w:pPr>
        <w:pStyle w:val="38"/>
      </w:pPr>
      <w:r>
        <w:t xml:space="preserve">统计报表导出到Excel </w:t>
      </w:r>
    </w:p>
    <w:p>
      <w:pPr>
        <w:pStyle w:val="38"/>
      </w:pPr>
      <w:r>
        <w:t xml:space="preserve">Version 1.0  Phase 1.0  </w:t>
      </w:r>
    </w:p>
    <w:p>
      <w:pPr>
        <w:pStyle w:val="38"/>
      </w:pPr>
      <w:del w:id="84" w:author="admin" w:date="2019-10-17T10:07:25Z">
        <w:r>
          <w:rPr/>
          <w:delText xml:space="preserve">zhuming1 </w:delText>
        </w:r>
      </w:del>
      <w:r>
        <w:t>created on 2019/9/16.  Last modified 2019/9/16</w:t>
      </w:r>
    </w:p>
    <w:p>
      <w:pPr>
        <w:pStyle w:val="39"/>
      </w:pPr>
    </w:p>
    <w:p>
      <w:pPr>
        <w:pStyle w:val="39"/>
      </w:pPr>
      <w:r>
        <w:rPr>
          <w:color w:val="5F5F5F"/>
        </w:rPr>
        <w:t xml:space="preserve"> </w:t>
      </w:r>
      <w:r>
        <w:t xml:space="preserve"> </w:t>
      </w:r>
      <w:bookmarkStart w:id="88" w:name="BKM_C93E048F_EB10_42AC_AEE1_DAA40D097D41"/>
      <w:bookmarkEnd w:id="88"/>
    </w:p>
    <w:p>
      <w:pPr>
        <w:pStyle w:val="39"/>
      </w:pPr>
    </w:p>
    <w:p>
      <w:pPr>
        <w:pStyle w:val="6"/>
      </w:pPr>
      <w:r>
        <w:t>设备工作统计</w:t>
      </w:r>
    </w:p>
    <w:p>
      <w:pPr>
        <w:pStyle w:val="39"/>
      </w:pPr>
      <w:r>
        <w:rPr>
          <w:rStyle w:val="27"/>
          <w:color w:val="000000"/>
        </w:rPr>
        <w:t>需求 in package '数据统计'</w:t>
      </w:r>
    </w:p>
    <w:p>
      <w:pPr>
        <w:tabs>
          <w:tab w:val="left" w:pos="720"/>
        </w:tabs>
        <w:rPr>
          <w:sz w:val="20"/>
          <w:szCs w:val="20"/>
        </w:rPr>
      </w:pPr>
    </w:p>
    <w:p>
      <w:pPr>
        <w:pStyle w:val="39"/>
      </w:pPr>
      <w:r>
        <w:rPr>
          <w:color w:val="000000"/>
        </w:rPr>
        <w:t>统计指定多个设备指定时间范围的开机时长、扫描次数、报警次数，无效扫描次数，漏报率、误报率，图表展示，统计时间粒度：小时、天、周、月、季度，年。</w:t>
      </w:r>
    </w:p>
    <w:p>
      <w:pPr>
        <w:rPr>
          <w:sz w:val="20"/>
          <w:szCs w:val="20"/>
        </w:rPr>
      </w:pPr>
    </w:p>
    <w:p>
      <w:pPr>
        <w:pStyle w:val="38"/>
      </w:pPr>
      <w:r>
        <w:t xml:space="preserve">设备工作统计 </w:t>
      </w:r>
    </w:p>
    <w:p>
      <w:pPr>
        <w:pStyle w:val="38"/>
      </w:pPr>
      <w:r>
        <w:t xml:space="preserve">Version 1.0  Phase 1.0  </w:t>
      </w:r>
    </w:p>
    <w:p>
      <w:pPr>
        <w:pStyle w:val="38"/>
      </w:pPr>
      <w:r>
        <w:t>yuanshaoming created on 2019/8/20.  Last modified 2019/9/6</w:t>
      </w:r>
    </w:p>
    <w:p>
      <w:pPr>
        <w:pStyle w:val="39"/>
      </w:pPr>
    </w:p>
    <w:p>
      <w:pPr>
        <w:pStyle w:val="39"/>
      </w:pPr>
      <w:r>
        <w:rPr>
          <w:color w:val="5F5F5F"/>
        </w:rPr>
        <w:t xml:space="preserve"> </w:t>
      </w:r>
      <w:r>
        <w:t xml:space="preserve">   </w:t>
      </w:r>
      <w:bookmarkStart w:id="89" w:name="BKM_6D64C4FB_250F_475B_8C0C_FBA0B9887B63"/>
      <w:bookmarkEnd w:id="89"/>
      <w:bookmarkStart w:id="90" w:name="BKM_4277CED5_A0C8_4761_BA0E_BD0212D22CA8"/>
      <w:bookmarkEnd w:id="90"/>
      <w:bookmarkStart w:id="91" w:name="Êý¾ÝÍ³¼Æ_END"/>
      <w:bookmarkEnd w:id="91"/>
    </w:p>
    <w:p>
      <w:pPr>
        <w:pStyle w:val="39"/>
      </w:pPr>
    </w:p>
    <w:p>
      <w:bookmarkStart w:id="92" w:name="ÈÕÖ¾¹ÜÀí_START"/>
      <w:bookmarkEnd w:id="92"/>
      <w:r>
        <w:rPr>
          <w:rFonts w:ascii="Times New Roman" w:hAnsi="Times New Roman" w:eastAsia="Times New Roman" w:cs="Times New Roman"/>
          <w:sz w:val="20"/>
          <w:szCs w:val="20"/>
        </w:rPr>
        <w:br w:type="page"/>
      </w:r>
    </w:p>
    <w:p>
      <w:pPr>
        <w:pStyle w:val="5"/>
      </w:pPr>
      <w:r>
        <w:t>日志管理</w:t>
      </w:r>
    </w:p>
    <w:p>
      <w:pPr>
        <w:pStyle w:val="39"/>
      </w:pPr>
      <w:r>
        <w:rPr>
          <w:rStyle w:val="27"/>
        </w:rPr>
        <w:t>Package in package '集中管理'</w:t>
      </w:r>
    </w:p>
    <w:p>
      <w:pPr>
        <w:pStyle w:val="39"/>
      </w:pPr>
    </w:p>
    <w:p>
      <w:pPr>
        <w:pStyle w:val="38"/>
        <w:tabs>
          <w:tab w:val="left" w:pos="720"/>
        </w:tabs>
      </w:pPr>
      <w:r>
        <w:t>日志管理</w:t>
      </w:r>
    </w:p>
    <w:p>
      <w:pPr>
        <w:pStyle w:val="38"/>
        <w:tabs>
          <w:tab w:val="left" w:pos="720"/>
        </w:tabs>
      </w:pPr>
      <w:r>
        <w:t>Version 1.0  Phase 1.0  提议的</w:t>
      </w:r>
    </w:p>
    <w:p>
      <w:pPr>
        <w:pStyle w:val="38"/>
        <w:tabs>
          <w:tab w:val="left" w:pos="720"/>
        </w:tabs>
      </w:pPr>
      <w:r>
        <w:t>yuanshaoming created on 2019/8/20.  Last modified 2019/8/20</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日志管理 diagram</w:t>
      </w:r>
    </w:p>
    <w:p>
      <w:pPr>
        <w:pStyle w:val="39"/>
      </w:pPr>
      <w:r>
        <w:rPr>
          <w:rStyle w:val="27"/>
        </w:rPr>
        <w:t>Requirements diagram in package '日志管理'</w:t>
      </w:r>
    </w:p>
    <w:p>
      <w:pPr>
        <w:pStyle w:val="39"/>
      </w:pPr>
    </w:p>
    <w:p>
      <w:pPr>
        <w:pStyle w:val="38"/>
        <w:tabs>
          <w:tab w:val="left" w:pos="720"/>
        </w:tabs>
      </w:pPr>
      <w:r>
        <w:t xml:space="preserve">日志管理 </w:t>
      </w:r>
    </w:p>
    <w:p>
      <w:pPr>
        <w:pStyle w:val="38"/>
        <w:tabs>
          <w:tab w:val="left" w:pos="720"/>
        </w:tabs>
      </w:pPr>
      <w:r>
        <w:t>Version 1.0</w:t>
      </w:r>
    </w:p>
    <w:p>
      <w:pPr>
        <w:pStyle w:val="38"/>
        <w:tabs>
          <w:tab w:val="left" w:pos="720"/>
        </w:tabs>
      </w:pPr>
      <w:r>
        <w:t>yuanshaoming created on 2019/8/20.  Last modified 2019/8/20</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4781550" cy="4724400"/>
            <wp:effectExtent l="0" t="0" r="0" b="0"/>
            <wp:docPr id="747"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图片 747"/>
                    <pic:cNvPicPr>
                      <a:picLocks noChangeAspect="1"/>
                    </pic:cNvPicPr>
                  </pic:nvPicPr>
                  <pic:blipFill>
                    <a:blip r:embed="rId27"/>
                    <a:stretch>
                      <a:fillRect/>
                    </a:stretch>
                  </pic:blipFill>
                  <pic:spPr>
                    <a:xfrm>
                      <a:off x="0" y="0"/>
                      <a:ext cx="4781550" cy="4724400"/>
                    </a:xfrm>
                    <a:prstGeom prst="rect">
                      <a:avLst/>
                    </a:prstGeom>
                    <a:noFill/>
                    <a:ln w="9525">
                      <a:noFill/>
                      <a:miter lim="800000"/>
                      <a:headEnd/>
                      <a:tailEnd/>
                    </a:ln>
                  </pic:spPr>
                </pic:pic>
              </a:graphicData>
            </a:graphic>
          </wp:inline>
        </w:drawing>
      </w:r>
    </w:p>
    <w:p>
      <w:pPr>
        <w:pStyle w:val="40"/>
        <w:rPr>
          <w:sz w:val="20"/>
          <w:szCs w:val="20"/>
        </w:rPr>
      </w:pPr>
    </w:p>
    <w:p>
      <w:pPr>
        <w:pStyle w:val="41"/>
      </w:pPr>
      <w:r>
        <w:t>日志管理</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93" w:name="BKM_E7D45494_937E_447D_B24B_7D3A828A1421"/>
      <w:bookmarkEnd w:id="93"/>
    </w:p>
    <w:p>
      <w:pPr>
        <w:rPr>
          <w:rFonts w:ascii="Times New Roman" w:hAnsi="Times New Roman" w:eastAsia="Times New Roman" w:cs="Times New Roman"/>
          <w:sz w:val="20"/>
          <w:szCs w:val="20"/>
        </w:rPr>
      </w:pPr>
    </w:p>
    <w:p>
      <w:pPr>
        <w:pStyle w:val="6"/>
      </w:pPr>
      <w:r>
        <w:t>查询用户登录日志</w:t>
      </w:r>
    </w:p>
    <w:p>
      <w:pPr>
        <w:pStyle w:val="39"/>
      </w:pPr>
      <w:r>
        <w:rPr>
          <w:rStyle w:val="27"/>
          <w:color w:val="000000"/>
        </w:rPr>
        <w:t>需求 in package '日志管理'</w:t>
      </w:r>
    </w:p>
    <w:p>
      <w:pPr>
        <w:tabs>
          <w:tab w:val="left" w:pos="720"/>
        </w:tabs>
        <w:rPr>
          <w:sz w:val="20"/>
          <w:szCs w:val="20"/>
        </w:rPr>
      </w:pPr>
    </w:p>
    <w:p>
      <w:pPr>
        <w:pStyle w:val="39"/>
      </w:pPr>
      <w:r>
        <w:rPr>
          <w:color w:val="000000"/>
        </w:rPr>
        <w:t>查询整个系统各节点指定用户指定时间范围的登录/注销记录。</w:t>
      </w:r>
    </w:p>
    <w:p>
      <w:pPr>
        <w:rPr>
          <w:sz w:val="20"/>
          <w:szCs w:val="20"/>
        </w:rPr>
      </w:pPr>
    </w:p>
    <w:p>
      <w:pPr>
        <w:pStyle w:val="38"/>
      </w:pPr>
      <w:r>
        <w:t xml:space="preserve">查询用户登录日志 </w:t>
      </w:r>
    </w:p>
    <w:p>
      <w:pPr>
        <w:pStyle w:val="38"/>
      </w:pPr>
      <w:r>
        <w:t xml:space="preserve">Version 1.0  Phase 1.0  </w:t>
      </w:r>
    </w:p>
    <w:p>
      <w:pPr>
        <w:pStyle w:val="38"/>
      </w:pPr>
      <w:r>
        <w:t>yuanshaoming created on 2019/8/20.  Last modified 2019/9/5</w:t>
      </w:r>
    </w:p>
    <w:p>
      <w:pPr>
        <w:pStyle w:val="39"/>
      </w:pPr>
    </w:p>
    <w:p>
      <w:pPr>
        <w:pStyle w:val="39"/>
      </w:pPr>
      <w:r>
        <w:rPr>
          <w:color w:val="5F5F5F"/>
        </w:rPr>
        <w:t xml:space="preserve"> </w:t>
      </w:r>
      <w:r>
        <w:t xml:space="preserve"> </w:t>
      </w:r>
      <w:bookmarkStart w:id="94" w:name="BKM_BCDAEF6F_B869_443D_A35A_E0FC187A8144"/>
      <w:bookmarkEnd w:id="94"/>
    </w:p>
    <w:p>
      <w:pPr>
        <w:pStyle w:val="39"/>
      </w:pPr>
    </w:p>
    <w:p>
      <w:pPr>
        <w:pStyle w:val="6"/>
      </w:pPr>
      <w:r>
        <w:t>查询设备开机日志</w:t>
      </w:r>
    </w:p>
    <w:p>
      <w:pPr>
        <w:pStyle w:val="39"/>
      </w:pPr>
      <w:r>
        <w:rPr>
          <w:rStyle w:val="27"/>
          <w:color w:val="000000"/>
        </w:rPr>
        <w:t>需求 in package '日志管理'</w:t>
      </w:r>
    </w:p>
    <w:p>
      <w:pPr>
        <w:tabs>
          <w:tab w:val="left" w:pos="720"/>
        </w:tabs>
        <w:rPr>
          <w:sz w:val="20"/>
          <w:szCs w:val="20"/>
        </w:rPr>
      </w:pPr>
    </w:p>
    <w:p>
      <w:pPr>
        <w:pStyle w:val="39"/>
      </w:pPr>
      <w:r>
        <w:rPr>
          <w:color w:val="000000"/>
        </w:rPr>
        <w:t>查询指定设备指定时间范围的开机/关机记录。</w:t>
      </w:r>
    </w:p>
    <w:p>
      <w:pPr>
        <w:rPr>
          <w:sz w:val="20"/>
          <w:szCs w:val="20"/>
        </w:rPr>
      </w:pPr>
    </w:p>
    <w:p>
      <w:pPr>
        <w:pStyle w:val="38"/>
      </w:pPr>
      <w:r>
        <w:t xml:space="preserve">查询设备开机日志 </w:t>
      </w:r>
    </w:p>
    <w:p>
      <w:pPr>
        <w:pStyle w:val="38"/>
      </w:pPr>
      <w:r>
        <w:t xml:space="preserve">Version 1.0  Phase 1.0  </w:t>
      </w:r>
    </w:p>
    <w:p>
      <w:pPr>
        <w:pStyle w:val="38"/>
      </w:pPr>
      <w:r>
        <w:t>yuanshaoming created on 2019/8/20.  Last modified 2019/8/20</w:t>
      </w:r>
    </w:p>
    <w:p>
      <w:pPr>
        <w:pStyle w:val="39"/>
      </w:pPr>
    </w:p>
    <w:p>
      <w:pPr>
        <w:pStyle w:val="39"/>
      </w:pPr>
      <w:r>
        <w:rPr>
          <w:color w:val="5F5F5F"/>
        </w:rPr>
        <w:t xml:space="preserve"> </w:t>
      </w:r>
      <w:r>
        <w:t xml:space="preserve"> </w:t>
      </w:r>
      <w:bookmarkStart w:id="95" w:name="BKM_F897D4B8_A804_43E1_AC0C_6CEB9F9E15C3"/>
      <w:bookmarkEnd w:id="95"/>
    </w:p>
    <w:p>
      <w:pPr>
        <w:pStyle w:val="39"/>
      </w:pPr>
    </w:p>
    <w:p>
      <w:pPr>
        <w:pStyle w:val="6"/>
      </w:pPr>
      <w:r>
        <w:t>查询设备运行日志</w:t>
      </w:r>
    </w:p>
    <w:p>
      <w:pPr>
        <w:pStyle w:val="39"/>
      </w:pPr>
      <w:r>
        <w:rPr>
          <w:rStyle w:val="27"/>
          <w:color w:val="000000"/>
        </w:rPr>
        <w:t>需求 in package '日志管理'</w:t>
      </w:r>
    </w:p>
    <w:p>
      <w:pPr>
        <w:tabs>
          <w:tab w:val="left" w:pos="720"/>
        </w:tabs>
        <w:rPr>
          <w:sz w:val="20"/>
          <w:szCs w:val="20"/>
        </w:rPr>
      </w:pPr>
    </w:p>
    <w:p>
      <w:pPr>
        <w:pStyle w:val="39"/>
      </w:pPr>
      <w:r>
        <w:rPr>
          <w:color w:val="000000"/>
        </w:rPr>
        <w:t>查询指定设备的系统运行日志，来自设备端。</w:t>
      </w:r>
    </w:p>
    <w:p>
      <w:pPr>
        <w:rPr>
          <w:sz w:val="20"/>
          <w:szCs w:val="20"/>
        </w:rPr>
      </w:pPr>
    </w:p>
    <w:p>
      <w:pPr>
        <w:pStyle w:val="38"/>
      </w:pPr>
      <w:r>
        <w:t xml:space="preserve">查询设备运行日志 </w:t>
      </w:r>
    </w:p>
    <w:p>
      <w:pPr>
        <w:pStyle w:val="38"/>
      </w:pPr>
      <w:r>
        <w:t xml:space="preserve">Version 1.0  Phase 1.0  </w:t>
      </w:r>
    </w:p>
    <w:p>
      <w:pPr>
        <w:pStyle w:val="38"/>
      </w:pPr>
      <w:r>
        <w:t>yuanshaoming created on 2019/8/20.  Last modified 2019/8/20</w:t>
      </w:r>
    </w:p>
    <w:p>
      <w:pPr>
        <w:pStyle w:val="39"/>
      </w:pPr>
    </w:p>
    <w:p>
      <w:pPr>
        <w:pStyle w:val="39"/>
      </w:pPr>
      <w:r>
        <w:rPr>
          <w:color w:val="5F5F5F"/>
        </w:rPr>
        <w:t xml:space="preserve"> </w:t>
      </w:r>
      <w:r>
        <w:t xml:space="preserve"> </w:t>
      </w:r>
      <w:bookmarkStart w:id="96" w:name="BKM_9B7479CB_73D6_4A5B_8E45_13ADA187F279"/>
      <w:bookmarkEnd w:id="96"/>
    </w:p>
    <w:p>
      <w:pPr>
        <w:pStyle w:val="39"/>
      </w:pPr>
    </w:p>
    <w:p>
      <w:pPr>
        <w:pStyle w:val="6"/>
      </w:pPr>
      <w:r>
        <w:t>查询系统日志</w:t>
      </w:r>
    </w:p>
    <w:p>
      <w:pPr>
        <w:pStyle w:val="39"/>
      </w:pPr>
      <w:r>
        <w:rPr>
          <w:rStyle w:val="27"/>
          <w:color w:val="000000"/>
        </w:rPr>
        <w:t>需求 in package '日志管理'</w:t>
      </w:r>
    </w:p>
    <w:p>
      <w:pPr>
        <w:tabs>
          <w:tab w:val="left" w:pos="720"/>
        </w:tabs>
        <w:rPr>
          <w:sz w:val="20"/>
          <w:szCs w:val="20"/>
        </w:rPr>
      </w:pPr>
    </w:p>
    <w:p>
      <w:pPr>
        <w:pStyle w:val="39"/>
      </w:pPr>
      <w:r>
        <w:rPr>
          <w:color w:val="000000"/>
        </w:rPr>
        <w:t>根据时间、节点类型、节点名称查询对应系统运行中产生的所有日志信息。来自所有节点。</w:t>
      </w:r>
    </w:p>
    <w:p>
      <w:pPr>
        <w:rPr>
          <w:sz w:val="20"/>
          <w:szCs w:val="20"/>
        </w:rPr>
      </w:pPr>
    </w:p>
    <w:p>
      <w:pPr>
        <w:pStyle w:val="38"/>
      </w:pPr>
      <w:r>
        <w:t xml:space="preserve">查询系统日志 </w:t>
      </w:r>
    </w:p>
    <w:p>
      <w:pPr>
        <w:pStyle w:val="38"/>
      </w:pPr>
      <w:r>
        <w:t xml:space="preserve">Version 1.0  Phase 1.0  </w:t>
      </w:r>
    </w:p>
    <w:p>
      <w:pPr>
        <w:pStyle w:val="38"/>
      </w:pPr>
      <w:r>
        <w:t>yuanshaoming created on 2019/8/20.  Last modified 2019/9/5</w:t>
      </w:r>
    </w:p>
    <w:p>
      <w:pPr>
        <w:pStyle w:val="39"/>
      </w:pPr>
    </w:p>
    <w:p>
      <w:pPr>
        <w:pStyle w:val="39"/>
      </w:pPr>
      <w:r>
        <w:rPr>
          <w:color w:val="5F5F5F"/>
        </w:rPr>
        <w:t xml:space="preserve"> </w:t>
      </w:r>
      <w:r>
        <w:t xml:space="preserve"> </w:t>
      </w:r>
      <w:bookmarkStart w:id="97" w:name="BKM_7CA4A9BF_B3A1_4F41_9289_CFA6ED315138"/>
      <w:bookmarkEnd w:id="97"/>
    </w:p>
    <w:p>
      <w:pPr>
        <w:pStyle w:val="39"/>
      </w:pPr>
    </w:p>
    <w:p>
      <w:pPr>
        <w:pStyle w:val="6"/>
      </w:pPr>
      <w:r>
        <w:t>查询操作日志</w:t>
      </w:r>
    </w:p>
    <w:p>
      <w:pPr>
        <w:pStyle w:val="39"/>
      </w:pPr>
      <w:r>
        <w:rPr>
          <w:rStyle w:val="27"/>
          <w:color w:val="000000"/>
        </w:rPr>
        <w:t>需求 in package '日志管理'</w:t>
      </w:r>
    </w:p>
    <w:p>
      <w:pPr>
        <w:tabs>
          <w:tab w:val="left" w:pos="720"/>
        </w:tabs>
        <w:rPr>
          <w:sz w:val="20"/>
          <w:szCs w:val="20"/>
        </w:rPr>
      </w:pPr>
    </w:p>
    <w:p>
      <w:pPr>
        <w:pStyle w:val="39"/>
        <w:rPr>
          <w:color w:val="000000"/>
        </w:rPr>
      </w:pPr>
      <w:r>
        <w:rPr>
          <w:color w:val="000000"/>
        </w:rPr>
        <w:t>整个系统运行过程中，用户在各个节点的所有操作活动将被记录入日志，这些操作信息可用于操作事故跟踪调查。</w:t>
      </w:r>
    </w:p>
    <w:p>
      <w:pPr>
        <w:pStyle w:val="39"/>
        <w:rPr>
          <w:color w:val="000000"/>
        </w:rPr>
      </w:pPr>
      <w:r>
        <w:rPr>
          <w:color w:val="000000"/>
        </w:rPr>
        <w:t>可根据时间、节点类型、节点名称、操作员信息查询对应节点产生的所有操作日志信息。</w:t>
      </w:r>
    </w:p>
    <w:p>
      <w:pPr>
        <w:pStyle w:val="39"/>
      </w:pPr>
    </w:p>
    <w:p>
      <w:pPr>
        <w:rPr>
          <w:sz w:val="20"/>
          <w:szCs w:val="20"/>
        </w:rPr>
      </w:pPr>
    </w:p>
    <w:p>
      <w:pPr>
        <w:pStyle w:val="38"/>
      </w:pPr>
      <w:r>
        <w:t xml:space="preserve">查询操作日志 </w:t>
      </w:r>
    </w:p>
    <w:p>
      <w:pPr>
        <w:pStyle w:val="38"/>
      </w:pPr>
      <w:r>
        <w:t xml:space="preserve">Version 1.0  Phase 1.0  </w:t>
      </w:r>
    </w:p>
    <w:p>
      <w:pPr>
        <w:pStyle w:val="38"/>
      </w:pPr>
      <w:r>
        <w:t>yuanshaoming created on 2019/8/20.  Last modified 2019/9/5</w:t>
      </w:r>
    </w:p>
    <w:p>
      <w:pPr>
        <w:pStyle w:val="39"/>
      </w:pPr>
    </w:p>
    <w:p>
      <w:pPr>
        <w:pStyle w:val="39"/>
      </w:pPr>
      <w:r>
        <w:rPr>
          <w:color w:val="5F5F5F"/>
        </w:rPr>
        <w:t xml:space="preserve"> </w:t>
      </w:r>
      <w:r>
        <w:t xml:space="preserve"> </w:t>
      </w:r>
      <w:bookmarkStart w:id="98" w:name="BKM_A3F6ED47_384A_4CCC_B9D7_88002C4061E6"/>
      <w:bookmarkEnd w:id="98"/>
    </w:p>
    <w:p>
      <w:pPr>
        <w:pStyle w:val="39"/>
      </w:pPr>
    </w:p>
    <w:p>
      <w:pPr>
        <w:pStyle w:val="6"/>
      </w:pPr>
      <w:r>
        <w:t>导出日志</w:t>
      </w:r>
    </w:p>
    <w:p>
      <w:pPr>
        <w:pStyle w:val="39"/>
      </w:pPr>
      <w:r>
        <w:rPr>
          <w:rStyle w:val="27"/>
          <w:color w:val="000000"/>
        </w:rPr>
        <w:t>需求 in package '日志管理'</w:t>
      </w:r>
    </w:p>
    <w:p>
      <w:pPr>
        <w:tabs>
          <w:tab w:val="left" w:pos="720"/>
        </w:tabs>
        <w:rPr>
          <w:sz w:val="20"/>
          <w:szCs w:val="20"/>
        </w:rPr>
      </w:pPr>
    </w:p>
    <w:p>
      <w:pPr>
        <w:pStyle w:val="39"/>
      </w:pPr>
      <w:r>
        <w:rPr>
          <w:color w:val="000000"/>
        </w:rPr>
        <w:t>对查询出的日志内容进行导出。</w:t>
      </w:r>
    </w:p>
    <w:p>
      <w:pPr>
        <w:rPr>
          <w:sz w:val="20"/>
          <w:szCs w:val="20"/>
        </w:rPr>
      </w:pPr>
    </w:p>
    <w:p>
      <w:pPr>
        <w:pStyle w:val="38"/>
      </w:pPr>
      <w:r>
        <w:t xml:space="preserve">导出日志 </w:t>
      </w:r>
    </w:p>
    <w:p>
      <w:pPr>
        <w:pStyle w:val="38"/>
      </w:pPr>
      <w:r>
        <w:t xml:space="preserve">Version 1.0  Phase 1.0  </w:t>
      </w:r>
    </w:p>
    <w:p>
      <w:pPr>
        <w:pStyle w:val="38"/>
      </w:pPr>
      <w:r>
        <w:t>yuanshaoming created on 2019/8/20.  Last modified 2019/9/6</w:t>
      </w:r>
    </w:p>
    <w:p>
      <w:pPr>
        <w:pStyle w:val="39"/>
      </w:pPr>
    </w:p>
    <w:p>
      <w:pPr>
        <w:pStyle w:val="39"/>
      </w:pPr>
      <w:r>
        <w:rPr>
          <w:color w:val="5F5F5F"/>
        </w:rPr>
        <w:t xml:space="preserve"> </w:t>
      </w:r>
      <w:r>
        <w:t xml:space="preserve"> </w:t>
      </w:r>
      <w:bookmarkStart w:id="99" w:name="BKM_47A9E99E_F1CD_40C2_8A58_820C436BA450"/>
      <w:bookmarkEnd w:id="99"/>
    </w:p>
    <w:p>
      <w:pPr>
        <w:pStyle w:val="39"/>
      </w:pPr>
    </w:p>
    <w:p>
      <w:pPr>
        <w:pStyle w:val="6"/>
      </w:pPr>
      <w:r>
        <w:t>打印日志</w:t>
      </w:r>
    </w:p>
    <w:p>
      <w:pPr>
        <w:pStyle w:val="39"/>
      </w:pPr>
      <w:r>
        <w:rPr>
          <w:rStyle w:val="27"/>
          <w:color w:val="000000"/>
        </w:rPr>
        <w:t>需求 in package '日志管理'</w:t>
      </w:r>
    </w:p>
    <w:p>
      <w:pPr>
        <w:tabs>
          <w:tab w:val="left" w:pos="720"/>
        </w:tabs>
        <w:rPr>
          <w:sz w:val="20"/>
          <w:szCs w:val="20"/>
        </w:rPr>
      </w:pPr>
    </w:p>
    <w:p>
      <w:pPr>
        <w:pStyle w:val="39"/>
      </w:pPr>
      <w:r>
        <w:rPr>
          <w:color w:val="000000"/>
        </w:rPr>
        <w:t>对查询出的日志内容进行打印。</w:t>
      </w:r>
    </w:p>
    <w:p>
      <w:pPr>
        <w:rPr>
          <w:sz w:val="20"/>
          <w:szCs w:val="20"/>
        </w:rPr>
      </w:pPr>
    </w:p>
    <w:p>
      <w:pPr>
        <w:pStyle w:val="38"/>
      </w:pPr>
      <w:r>
        <w:t xml:space="preserve">打印日志 </w:t>
      </w:r>
    </w:p>
    <w:p>
      <w:pPr>
        <w:pStyle w:val="38"/>
      </w:pPr>
      <w:r>
        <w:t xml:space="preserve">Version 1.0  Phase 1.0  </w:t>
      </w:r>
    </w:p>
    <w:p>
      <w:pPr>
        <w:pStyle w:val="38"/>
      </w:pPr>
      <w:r>
        <w:t>yuanshaoming created on 2019/8/20.  Last modified 2019/9/6</w:t>
      </w:r>
    </w:p>
    <w:p>
      <w:pPr>
        <w:pStyle w:val="39"/>
      </w:pPr>
    </w:p>
    <w:p>
      <w:pPr>
        <w:pStyle w:val="39"/>
      </w:pPr>
      <w:r>
        <w:rPr>
          <w:color w:val="5F5F5F"/>
        </w:rPr>
        <w:t xml:space="preserve"> </w:t>
      </w:r>
      <w:r>
        <w:t xml:space="preserve">   </w:t>
      </w:r>
      <w:bookmarkStart w:id="100" w:name="BKM_3F7EC629_6249_445A_82E3_E83B6FB8E35E"/>
      <w:bookmarkEnd w:id="100"/>
      <w:bookmarkStart w:id="101" w:name="BKM_A0CC145F_8A2C_4ADC_A795_B2941C57C31D"/>
      <w:bookmarkEnd w:id="101"/>
      <w:bookmarkStart w:id="102" w:name="ÈÕÖ¾¹ÜÀí_END"/>
      <w:bookmarkEnd w:id="102"/>
    </w:p>
    <w:p>
      <w:pPr>
        <w:pStyle w:val="39"/>
      </w:pPr>
    </w:p>
    <w:p>
      <w:bookmarkStart w:id="103" w:name="Éè±¸¹ÜÀí_START"/>
      <w:bookmarkEnd w:id="103"/>
      <w:r>
        <w:rPr>
          <w:rFonts w:ascii="Times New Roman" w:hAnsi="Times New Roman" w:eastAsia="Times New Roman" w:cs="Times New Roman"/>
          <w:sz w:val="20"/>
          <w:szCs w:val="20"/>
        </w:rPr>
        <w:br w:type="page"/>
      </w:r>
    </w:p>
    <w:p>
      <w:pPr>
        <w:pStyle w:val="5"/>
      </w:pPr>
      <w:r>
        <w:t>设备管理</w:t>
      </w:r>
    </w:p>
    <w:p>
      <w:pPr>
        <w:pStyle w:val="39"/>
      </w:pPr>
      <w:r>
        <w:rPr>
          <w:rStyle w:val="27"/>
        </w:rPr>
        <w:t>Package in package '集中管理'</w:t>
      </w:r>
    </w:p>
    <w:p>
      <w:pPr>
        <w:pStyle w:val="39"/>
      </w:pPr>
    </w:p>
    <w:p>
      <w:pPr>
        <w:pStyle w:val="38"/>
        <w:tabs>
          <w:tab w:val="left" w:pos="720"/>
        </w:tabs>
      </w:pPr>
      <w:r>
        <w:t>设备管理</w:t>
      </w:r>
    </w:p>
    <w:p>
      <w:pPr>
        <w:pStyle w:val="38"/>
        <w:tabs>
          <w:tab w:val="left" w:pos="720"/>
        </w:tabs>
      </w:pPr>
      <w:r>
        <w:t>Version 1.0  Phase 1.0  提议的</w:t>
      </w:r>
    </w:p>
    <w:p>
      <w:pPr>
        <w:pStyle w:val="38"/>
        <w:tabs>
          <w:tab w:val="left" w:pos="720"/>
        </w:tabs>
      </w:pPr>
      <w:r>
        <w:t>yuanshaoming created on 2019/8/20.  Last modified 2019/8/20</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设备管理 diagram</w:t>
      </w:r>
    </w:p>
    <w:p>
      <w:pPr>
        <w:pStyle w:val="39"/>
      </w:pPr>
      <w:r>
        <w:rPr>
          <w:rStyle w:val="27"/>
        </w:rPr>
        <w:t>Requirements diagram in package '设备管理'</w:t>
      </w:r>
    </w:p>
    <w:p>
      <w:pPr>
        <w:pStyle w:val="39"/>
      </w:pPr>
    </w:p>
    <w:p>
      <w:pPr>
        <w:pStyle w:val="38"/>
        <w:tabs>
          <w:tab w:val="left" w:pos="720"/>
        </w:tabs>
      </w:pPr>
      <w:r>
        <w:t xml:space="preserve">设备管理 </w:t>
      </w:r>
    </w:p>
    <w:p>
      <w:pPr>
        <w:pStyle w:val="38"/>
        <w:tabs>
          <w:tab w:val="left" w:pos="720"/>
        </w:tabs>
      </w:pPr>
      <w:r>
        <w:t>Version 1.0</w:t>
      </w:r>
    </w:p>
    <w:p>
      <w:pPr>
        <w:pStyle w:val="38"/>
        <w:tabs>
          <w:tab w:val="left" w:pos="720"/>
        </w:tabs>
      </w:pPr>
      <w:r>
        <w:t>yuanshaoming created on 2018/4/7.  Last modified 2019/9/6</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3536315" cy="9294495"/>
            <wp:effectExtent l="0" t="0" r="0" b="0"/>
            <wp:docPr id="759" name="图片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图片 759"/>
                    <pic:cNvPicPr>
                      <a:picLocks noChangeAspect="1"/>
                    </pic:cNvPicPr>
                  </pic:nvPicPr>
                  <pic:blipFill>
                    <a:blip r:embed="rId28"/>
                    <a:stretch>
                      <a:fillRect/>
                    </a:stretch>
                  </pic:blipFill>
                  <pic:spPr>
                    <a:xfrm>
                      <a:off x="0" y="0"/>
                      <a:ext cx="3536315" cy="9294495"/>
                    </a:xfrm>
                    <a:prstGeom prst="rect">
                      <a:avLst/>
                    </a:prstGeom>
                    <a:noFill/>
                    <a:ln w="9525">
                      <a:noFill/>
                      <a:miter lim="800000"/>
                      <a:headEnd/>
                      <a:tailEnd/>
                    </a:ln>
                  </pic:spPr>
                </pic:pic>
              </a:graphicData>
            </a:graphic>
          </wp:inline>
        </w:drawing>
      </w:r>
    </w:p>
    <w:p>
      <w:pPr>
        <w:pStyle w:val="40"/>
        <w:rPr>
          <w:sz w:val="20"/>
          <w:szCs w:val="20"/>
        </w:rPr>
      </w:pPr>
    </w:p>
    <w:p>
      <w:pPr>
        <w:pStyle w:val="41"/>
      </w:pPr>
      <w:r>
        <w:t>设备管理</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104" w:name="BKM_3CAE5AF4_3D75_498A_8B4A_AAFCC24951AD"/>
      <w:bookmarkEnd w:id="104"/>
    </w:p>
    <w:p>
      <w:pPr>
        <w:rPr>
          <w:rFonts w:ascii="Times New Roman" w:hAnsi="Times New Roman" w:eastAsia="Times New Roman" w:cs="Times New Roman"/>
          <w:sz w:val="20"/>
          <w:szCs w:val="20"/>
        </w:rPr>
      </w:pPr>
    </w:p>
    <w:p>
      <w:pPr>
        <w:pStyle w:val="6"/>
      </w:pPr>
      <w:r>
        <w:t>设</w:t>
      </w:r>
      <w:bookmarkStart w:id="105" w:name="Éè±¸×é¹ÜÀí_START"/>
      <w:bookmarkEnd w:id="105"/>
      <w:r>
        <w:t>备组管理</w:t>
      </w:r>
    </w:p>
    <w:p>
      <w:pPr>
        <w:pStyle w:val="39"/>
      </w:pPr>
      <w:r>
        <w:rPr>
          <w:rStyle w:val="27"/>
        </w:rPr>
        <w:t>Package in package '设备管理'</w:t>
      </w:r>
    </w:p>
    <w:p>
      <w:pPr>
        <w:pStyle w:val="39"/>
      </w:pPr>
    </w:p>
    <w:p>
      <w:pPr>
        <w:pStyle w:val="38"/>
        <w:tabs>
          <w:tab w:val="left" w:pos="720"/>
        </w:tabs>
      </w:pPr>
      <w:r>
        <w:t>设备组管理</w:t>
      </w:r>
    </w:p>
    <w:p>
      <w:pPr>
        <w:pStyle w:val="38"/>
        <w:tabs>
          <w:tab w:val="left" w:pos="720"/>
        </w:tabs>
      </w:pPr>
      <w:r>
        <w:t>Version 1.0  Phase 1.0  提议的</w:t>
      </w:r>
    </w:p>
    <w:p>
      <w:pPr>
        <w:pStyle w:val="38"/>
        <w:tabs>
          <w:tab w:val="left" w:pos="720"/>
        </w:tabs>
      </w:pPr>
      <w:del w:id="85" w:author="admin" w:date="2019-10-17T10:07:25Z">
        <w:r>
          <w:rPr/>
          <w:delText xml:space="preserve">zhuming1 </w:delText>
        </w:r>
      </w:del>
      <w:r>
        <w:t>created on 2019/9/16.  Last modified 2019/9/16</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7"/>
      </w:pPr>
      <w:r>
        <w:t>设备组管理 diagram</w:t>
      </w:r>
    </w:p>
    <w:p>
      <w:pPr>
        <w:pStyle w:val="39"/>
      </w:pPr>
      <w:r>
        <w:rPr>
          <w:rStyle w:val="27"/>
        </w:rPr>
        <w:t>Requirements diagram in package '设备组管理'</w:t>
      </w:r>
    </w:p>
    <w:p>
      <w:pPr>
        <w:pStyle w:val="39"/>
      </w:pPr>
    </w:p>
    <w:p>
      <w:pPr>
        <w:pStyle w:val="38"/>
        <w:tabs>
          <w:tab w:val="left" w:pos="720"/>
        </w:tabs>
      </w:pPr>
      <w:r>
        <w:t xml:space="preserve">设备组管理 </w:t>
      </w:r>
    </w:p>
    <w:p>
      <w:pPr>
        <w:pStyle w:val="38"/>
        <w:tabs>
          <w:tab w:val="left" w:pos="720"/>
        </w:tabs>
      </w:pPr>
      <w:r>
        <w:t>Version 1.0</w:t>
      </w:r>
    </w:p>
    <w:p>
      <w:pPr>
        <w:pStyle w:val="38"/>
        <w:tabs>
          <w:tab w:val="left" w:pos="720"/>
        </w:tabs>
      </w:pPr>
      <w:del w:id="86" w:author="admin" w:date="2019-10-17T10:07:25Z">
        <w:r>
          <w:rPr/>
          <w:delText xml:space="preserve">zhuming1 </w:delText>
        </w:r>
      </w:del>
      <w:r>
        <w:t>created on 2019/9/16.  Last modified 2019/9/16</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1524000" cy="2466975"/>
            <wp:effectExtent l="0" t="0" r="0" b="0"/>
            <wp:docPr id="766" name="图片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图片 766"/>
                    <pic:cNvPicPr>
                      <a:picLocks noChangeAspect="1"/>
                    </pic:cNvPicPr>
                  </pic:nvPicPr>
                  <pic:blipFill>
                    <a:blip r:embed="rId29"/>
                    <a:stretch>
                      <a:fillRect/>
                    </a:stretch>
                  </pic:blipFill>
                  <pic:spPr>
                    <a:xfrm>
                      <a:off x="0" y="0"/>
                      <a:ext cx="1524000" cy="2466975"/>
                    </a:xfrm>
                    <a:prstGeom prst="rect">
                      <a:avLst/>
                    </a:prstGeom>
                    <a:noFill/>
                    <a:ln w="9525">
                      <a:noFill/>
                      <a:miter lim="800000"/>
                      <a:headEnd/>
                      <a:tailEnd/>
                    </a:ln>
                  </pic:spPr>
                </pic:pic>
              </a:graphicData>
            </a:graphic>
          </wp:inline>
        </w:drawing>
      </w:r>
    </w:p>
    <w:p>
      <w:pPr>
        <w:pStyle w:val="40"/>
        <w:rPr>
          <w:sz w:val="20"/>
          <w:szCs w:val="20"/>
        </w:rPr>
      </w:pPr>
    </w:p>
    <w:p>
      <w:pPr>
        <w:pStyle w:val="41"/>
      </w:pPr>
      <w:r>
        <w:t>设备组管理</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106" w:name="BKM_9F4F58CC_F944_439C_9A35_22ED07573486"/>
      <w:bookmarkEnd w:id="106"/>
    </w:p>
    <w:p>
      <w:pPr>
        <w:rPr>
          <w:rFonts w:ascii="Times New Roman" w:hAnsi="Times New Roman" w:eastAsia="Times New Roman" w:cs="Times New Roman"/>
          <w:sz w:val="20"/>
          <w:szCs w:val="20"/>
        </w:rPr>
      </w:pPr>
    </w:p>
    <w:p>
      <w:pPr>
        <w:pStyle w:val="7"/>
      </w:pPr>
      <w:r>
        <w:t>删除设备组</w:t>
      </w:r>
    </w:p>
    <w:p>
      <w:pPr>
        <w:pStyle w:val="39"/>
      </w:pPr>
      <w:r>
        <w:rPr>
          <w:rStyle w:val="27"/>
          <w:color w:val="000000"/>
        </w:rPr>
        <w:t>需求 in package '设备组管理'</w:t>
      </w:r>
    </w:p>
    <w:p>
      <w:pPr>
        <w:tabs>
          <w:tab w:val="left" w:pos="720"/>
        </w:tabs>
        <w:rPr>
          <w:sz w:val="20"/>
          <w:szCs w:val="20"/>
        </w:rPr>
      </w:pPr>
    </w:p>
    <w:p>
      <w:pPr>
        <w:pStyle w:val="39"/>
      </w:pPr>
      <w:r>
        <w:rPr>
          <w:color w:val="000000"/>
        </w:rPr>
        <w:t>删除设备组后组内的设备进到未分组中。</w:t>
      </w:r>
    </w:p>
    <w:p>
      <w:pPr>
        <w:rPr>
          <w:sz w:val="20"/>
          <w:szCs w:val="20"/>
        </w:rPr>
      </w:pPr>
    </w:p>
    <w:p>
      <w:pPr>
        <w:pStyle w:val="38"/>
      </w:pPr>
      <w:r>
        <w:t xml:space="preserve">删除设备组 </w:t>
      </w:r>
    </w:p>
    <w:p>
      <w:pPr>
        <w:pStyle w:val="38"/>
      </w:pPr>
      <w:r>
        <w:t xml:space="preserve">Version 1.0  Phase 1.0  </w:t>
      </w:r>
    </w:p>
    <w:p>
      <w:pPr>
        <w:pStyle w:val="38"/>
      </w:pPr>
      <w:del w:id="87" w:author="admin" w:date="2019-10-17T10:07:25Z">
        <w:r>
          <w:rPr/>
          <w:delText xml:space="preserve">zhuming1 </w:delText>
        </w:r>
      </w:del>
      <w:r>
        <w:t>created on 2019/9/16.  Last modified 2019/9/16</w:t>
      </w:r>
    </w:p>
    <w:p>
      <w:pPr>
        <w:pStyle w:val="39"/>
      </w:pPr>
    </w:p>
    <w:p>
      <w:pPr>
        <w:pStyle w:val="39"/>
      </w:pPr>
      <w:r>
        <w:rPr>
          <w:color w:val="5F5F5F"/>
        </w:rPr>
        <w:t xml:space="preserve"> </w:t>
      </w:r>
      <w:r>
        <w:t xml:space="preserve"> </w:t>
      </w:r>
      <w:bookmarkStart w:id="107" w:name="BKM_506B680B_F6B1_424F_AAF5_ABD3B7E52090"/>
      <w:bookmarkEnd w:id="107"/>
    </w:p>
    <w:p>
      <w:pPr>
        <w:pStyle w:val="39"/>
      </w:pPr>
    </w:p>
    <w:p>
      <w:pPr>
        <w:pStyle w:val="7"/>
      </w:pPr>
      <w:r>
        <w:t>添加设备组</w:t>
      </w:r>
    </w:p>
    <w:p>
      <w:pPr>
        <w:pStyle w:val="39"/>
      </w:pPr>
      <w:r>
        <w:rPr>
          <w:rStyle w:val="27"/>
          <w:color w:val="000000"/>
        </w:rPr>
        <w:t>需求 in package '设备组管理'</w:t>
      </w:r>
    </w:p>
    <w:p>
      <w:pPr>
        <w:rPr>
          <w:sz w:val="20"/>
          <w:szCs w:val="20"/>
        </w:rPr>
      </w:pPr>
    </w:p>
    <w:p>
      <w:pPr>
        <w:pStyle w:val="38"/>
      </w:pPr>
      <w:r>
        <w:t xml:space="preserve">添加设备组 </w:t>
      </w:r>
    </w:p>
    <w:p>
      <w:pPr>
        <w:pStyle w:val="38"/>
      </w:pPr>
      <w:r>
        <w:t xml:space="preserve">Version 1.0  Phase 1.0  </w:t>
      </w:r>
    </w:p>
    <w:p>
      <w:pPr>
        <w:pStyle w:val="38"/>
      </w:pPr>
      <w:del w:id="88" w:author="admin" w:date="2019-10-17T10:07:25Z">
        <w:r>
          <w:rPr/>
          <w:delText xml:space="preserve">zhuming1 </w:delText>
        </w:r>
      </w:del>
      <w:r>
        <w:t>created on 2019/9/16.  Last modified 2019/9/16</w:t>
      </w:r>
    </w:p>
    <w:p>
      <w:pPr>
        <w:pStyle w:val="39"/>
      </w:pPr>
    </w:p>
    <w:p>
      <w:pPr>
        <w:pStyle w:val="39"/>
      </w:pPr>
      <w:r>
        <w:rPr>
          <w:color w:val="5F5F5F"/>
        </w:rPr>
        <w:t xml:space="preserve"> </w:t>
      </w:r>
      <w:r>
        <w:t xml:space="preserve"> </w:t>
      </w:r>
      <w:bookmarkStart w:id="108" w:name="BKM_AD107F11_FF14_4DC0_A1CC_D7F245793C59"/>
      <w:bookmarkEnd w:id="108"/>
    </w:p>
    <w:p>
      <w:pPr>
        <w:pStyle w:val="39"/>
      </w:pPr>
    </w:p>
    <w:p>
      <w:pPr>
        <w:pStyle w:val="7"/>
      </w:pPr>
      <w:r>
        <w:t>重命名设备组</w:t>
      </w:r>
    </w:p>
    <w:p>
      <w:pPr>
        <w:pStyle w:val="39"/>
      </w:pPr>
      <w:r>
        <w:rPr>
          <w:rStyle w:val="27"/>
          <w:color w:val="000000"/>
        </w:rPr>
        <w:t>需求 in package '设备组管理'</w:t>
      </w:r>
    </w:p>
    <w:p>
      <w:pPr>
        <w:rPr>
          <w:sz w:val="20"/>
          <w:szCs w:val="20"/>
        </w:rPr>
      </w:pPr>
    </w:p>
    <w:p>
      <w:pPr>
        <w:pStyle w:val="38"/>
      </w:pPr>
      <w:r>
        <w:t xml:space="preserve">重命名设备组 </w:t>
      </w:r>
    </w:p>
    <w:p>
      <w:pPr>
        <w:pStyle w:val="38"/>
      </w:pPr>
      <w:r>
        <w:t xml:space="preserve">Version 1.0  Phase 1.0  </w:t>
      </w:r>
    </w:p>
    <w:p>
      <w:pPr>
        <w:pStyle w:val="38"/>
      </w:pPr>
      <w:del w:id="89" w:author="admin" w:date="2019-10-17T10:07:25Z">
        <w:r>
          <w:rPr/>
          <w:delText xml:space="preserve">zhuming1 </w:delText>
        </w:r>
      </w:del>
      <w:r>
        <w:t>created on 2019/9/16.  Last modified 2019/9/16</w:t>
      </w:r>
    </w:p>
    <w:p>
      <w:pPr>
        <w:pStyle w:val="39"/>
      </w:pPr>
    </w:p>
    <w:p>
      <w:pPr>
        <w:pStyle w:val="39"/>
      </w:pPr>
      <w:r>
        <w:rPr>
          <w:color w:val="5F5F5F"/>
        </w:rPr>
        <w:t xml:space="preserve"> </w:t>
      </w:r>
      <w:r>
        <w:t xml:space="preserve">   </w:t>
      </w:r>
      <w:bookmarkStart w:id="109" w:name="BKM_EC3F9529_D404_41F7_9AA0_02E73BDE032F"/>
      <w:bookmarkEnd w:id="109"/>
      <w:bookmarkStart w:id="110" w:name="Éè±¸×é¹ÜÀí_END"/>
      <w:bookmarkEnd w:id="110"/>
      <w:bookmarkStart w:id="111" w:name="BKM_57207822_562E_4C7A_8B10_FEACD213755F"/>
      <w:bookmarkEnd w:id="111"/>
    </w:p>
    <w:p>
      <w:pPr>
        <w:pStyle w:val="39"/>
      </w:pPr>
    </w:p>
    <w:p>
      <w:bookmarkStart w:id="112" w:name="¼¯ÖÐ²ÎÊýÅäÖÃ_START"/>
      <w:bookmarkEnd w:id="112"/>
      <w:r>
        <w:rPr>
          <w:rFonts w:ascii="Times New Roman" w:hAnsi="Times New Roman" w:eastAsia="Times New Roman" w:cs="Times New Roman"/>
          <w:sz w:val="20"/>
          <w:szCs w:val="20"/>
        </w:rPr>
        <w:br w:type="page"/>
      </w:r>
    </w:p>
    <w:p>
      <w:pPr>
        <w:pStyle w:val="6"/>
      </w:pPr>
      <w:r>
        <w:t>集中参数配置</w:t>
      </w:r>
    </w:p>
    <w:p>
      <w:pPr>
        <w:pStyle w:val="39"/>
      </w:pPr>
      <w:r>
        <w:rPr>
          <w:rStyle w:val="27"/>
        </w:rPr>
        <w:t>Package in package '设备管理'</w:t>
      </w:r>
    </w:p>
    <w:p>
      <w:pPr>
        <w:pStyle w:val="39"/>
      </w:pPr>
    </w:p>
    <w:p>
      <w:pPr>
        <w:pStyle w:val="38"/>
        <w:tabs>
          <w:tab w:val="left" w:pos="720"/>
        </w:tabs>
      </w:pPr>
      <w:r>
        <w:t>集中参数配置</w:t>
      </w:r>
    </w:p>
    <w:p>
      <w:pPr>
        <w:pStyle w:val="38"/>
        <w:tabs>
          <w:tab w:val="left" w:pos="720"/>
        </w:tabs>
      </w:pPr>
      <w:r>
        <w:t>Version 1.0  Phase 1.0  提议的</w:t>
      </w:r>
    </w:p>
    <w:p>
      <w:pPr>
        <w:pStyle w:val="38"/>
        <w:tabs>
          <w:tab w:val="left" w:pos="720"/>
        </w:tabs>
      </w:pPr>
      <w:del w:id="90" w:author="admin" w:date="2019-10-17T10:07:25Z">
        <w:r>
          <w:rPr/>
          <w:delText xml:space="preserve">zhuming1 </w:delText>
        </w:r>
      </w:del>
      <w:r>
        <w:t>created on 2019/9/5.  Last modified 2019/9/5</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7"/>
      </w:pPr>
      <w:r>
        <w:t>集中参数配置 diagram</w:t>
      </w:r>
    </w:p>
    <w:p>
      <w:pPr>
        <w:pStyle w:val="39"/>
      </w:pPr>
      <w:r>
        <w:rPr>
          <w:rStyle w:val="27"/>
        </w:rPr>
        <w:t>Requirements diagram in package '集中参数配置'</w:t>
      </w:r>
    </w:p>
    <w:p>
      <w:pPr>
        <w:pStyle w:val="39"/>
      </w:pPr>
    </w:p>
    <w:p>
      <w:pPr>
        <w:pStyle w:val="39"/>
      </w:pPr>
      <w:r>
        <w:t>可以对每个节点单独配置参数</w:t>
      </w:r>
    </w:p>
    <w:p>
      <w:pPr>
        <w:pStyle w:val="39"/>
      </w:pPr>
    </w:p>
    <w:p>
      <w:pPr>
        <w:pStyle w:val="38"/>
        <w:tabs>
          <w:tab w:val="left" w:pos="720"/>
        </w:tabs>
      </w:pPr>
      <w:r>
        <w:t xml:space="preserve">集中参数配置 </w:t>
      </w:r>
    </w:p>
    <w:p>
      <w:pPr>
        <w:pStyle w:val="38"/>
        <w:tabs>
          <w:tab w:val="left" w:pos="720"/>
        </w:tabs>
      </w:pPr>
      <w:r>
        <w:t>Version 1.0</w:t>
      </w:r>
    </w:p>
    <w:p>
      <w:pPr>
        <w:pStyle w:val="38"/>
        <w:tabs>
          <w:tab w:val="left" w:pos="720"/>
        </w:tabs>
      </w:pPr>
      <w:del w:id="91" w:author="admin" w:date="2019-10-17T10:07:25Z">
        <w:r>
          <w:rPr/>
          <w:delText xml:space="preserve">zhuming1 </w:delText>
        </w:r>
      </w:del>
      <w:r>
        <w:t>created on 2019/9/5.  Last modified 2019/9/6</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6165215" cy="2394585"/>
            <wp:effectExtent l="0" t="0" r="0" b="0"/>
            <wp:docPr id="789" name="图片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图片 789"/>
                    <pic:cNvPicPr>
                      <a:picLocks noChangeAspect="1"/>
                    </pic:cNvPicPr>
                  </pic:nvPicPr>
                  <pic:blipFill>
                    <a:blip r:embed="rId30"/>
                    <a:stretch>
                      <a:fillRect/>
                    </a:stretch>
                  </pic:blipFill>
                  <pic:spPr>
                    <a:xfrm>
                      <a:off x="0" y="0"/>
                      <a:ext cx="6165215" cy="2394585"/>
                    </a:xfrm>
                    <a:prstGeom prst="rect">
                      <a:avLst/>
                    </a:prstGeom>
                    <a:noFill/>
                    <a:ln w="9525">
                      <a:noFill/>
                      <a:miter lim="800000"/>
                      <a:headEnd/>
                      <a:tailEnd/>
                    </a:ln>
                  </pic:spPr>
                </pic:pic>
              </a:graphicData>
            </a:graphic>
          </wp:inline>
        </w:drawing>
      </w:r>
    </w:p>
    <w:p>
      <w:pPr>
        <w:pStyle w:val="40"/>
        <w:rPr>
          <w:sz w:val="20"/>
          <w:szCs w:val="20"/>
        </w:rPr>
      </w:pPr>
    </w:p>
    <w:p>
      <w:pPr>
        <w:pStyle w:val="41"/>
      </w:pPr>
      <w:r>
        <w:t>集中参数配置</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113" w:name="BKM_F899CD22_06AF_4A40_8973_8E8AAEA08E47"/>
      <w:bookmarkEnd w:id="113"/>
    </w:p>
    <w:p>
      <w:pPr>
        <w:rPr>
          <w:rFonts w:ascii="Times New Roman" w:hAnsi="Times New Roman" w:eastAsia="Times New Roman" w:cs="Times New Roman"/>
          <w:sz w:val="20"/>
          <w:szCs w:val="20"/>
        </w:rPr>
      </w:pPr>
    </w:p>
    <w:p>
      <w:pPr>
        <w:pStyle w:val="7"/>
      </w:pPr>
      <w:r>
        <w:t>后</w:t>
      </w:r>
      <w:bookmarkStart w:id="114" w:name="ºóÌ¨·þÎñ_START"/>
      <w:bookmarkEnd w:id="114"/>
      <w:r>
        <w:t>台服务</w:t>
      </w:r>
    </w:p>
    <w:p>
      <w:pPr>
        <w:pStyle w:val="39"/>
      </w:pPr>
      <w:r>
        <w:rPr>
          <w:rStyle w:val="27"/>
        </w:rPr>
        <w:t>Package in package '集中参数配置'</w:t>
      </w:r>
    </w:p>
    <w:p>
      <w:pPr>
        <w:pStyle w:val="39"/>
      </w:pPr>
    </w:p>
    <w:p>
      <w:pPr>
        <w:pStyle w:val="38"/>
        <w:tabs>
          <w:tab w:val="left" w:pos="720"/>
        </w:tabs>
      </w:pPr>
      <w:r>
        <w:t>后台服务</w:t>
      </w:r>
    </w:p>
    <w:p>
      <w:pPr>
        <w:pStyle w:val="38"/>
        <w:tabs>
          <w:tab w:val="left" w:pos="720"/>
        </w:tabs>
      </w:pPr>
      <w:r>
        <w:t xml:space="preserve">Version 1.0  Phase 1.0  </w:t>
      </w:r>
    </w:p>
    <w:p>
      <w:pPr>
        <w:pStyle w:val="38"/>
        <w:tabs>
          <w:tab w:val="left" w:pos="720"/>
        </w:tabs>
      </w:pPr>
      <w:del w:id="92" w:author="admin" w:date="2019-10-17T10:07:25Z">
        <w:r>
          <w:rPr/>
          <w:delText xml:space="preserve">zhuming1 </w:delText>
        </w:r>
      </w:del>
      <w:r>
        <w:t>created on 2019/9/5.  Last modified 2019/9/6</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8"/>
      </w:pPr>
      <w:r>
        <w:t>后台服务 diagram</w:t>
      </w:r>
    </w:p>
    <w:p>
      <w:pPr>
        <w:pStyle w:val="39"/>
      </w:pPr>
      <w:r>
        <w:rPr>
          <w:rStyle w:val="27"/>
        </w:rPr>
        <w:t>Requirements diagram in package '后台服务'</w:t>
      </w:r>
    </w:p>
    <w:p>
      <w:pPr>
        <w:pStyle w:val="39"/>
      </w:pPr>
    </w:p>
    <w:p>
      <w:pPr>
        <w:pStyle w:val="38"/>
        <w:tabs>
          <w:tab w:val="left" w:pos="720"/>
        </w:tabs>
      </w:pPr>
      <w:r>
        <w:t xml:space="preserve">后台服务 </w:t>
      </w:r>
    </w:p>
    <w:p>
      <w:pPr>
        <w:pStyle w:val="38"/>
        <w:tabs>
          <w:tab w:val="left" w:pos="720"/>
        </w:tabs>
      </w:pPr>
      <w:r>
        <w:t>Version 1.0</w:t>
      </w:r>
    </w:p>
    <w:p>
      <w:pPr>
        <w:pStyle w:val="38"/>
        <w:tabs>
          <w:tab w:val="left" w:pos="720"/>
        </w:tabs>
      </w:pPr>
      <w:del w:id="93" w:author="admin" w:date="2019-10-17T10:07:25Z">
        <w:r>
          <w:rPr/>
          <w:delText xml:space="preserve">zhuming1 </w:delText>
        </w:r>
      </w:del>
      <w:r>
        <w:t>created on 2019/9/5.  Last modified 2019/9/20</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1524000" cy="3352800"/>
            <wp:effectExtent l="0" t="0" r="0" b="0"/>
            <wp:docPr id="798" name="图片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图片 798"/>
                    <pic:cNvPicPr>
                      <a:picLocks noChangeAspect="1"/>
                    </pic:cNvPicPr>
                  </pic:nvPicPr>
                  <pic:blipFill>
                    <a:blip r:embed="rId31"/>
                    <a:stretch>
                      <a:fillRect/>
                    </a:stretch>
                  </pic:blipFill>
                  <pic:spPr>
                    <a:xfrm>
                      <a:off x="0" y="0"/>
                      <a:ext cx="1524000" cy="3352800"/>
                    </a:xfrm>
                    <a:prstGeom prst="rect">
                      <a:avLst/>
                    </a:prstGeom>
                    <a:noFill/>
                    <a:ln w="9525">
                      <a:noFill/>
                      <a:miter lim="800000"/>
                      <a:headEnd/>
                      <a:tailEnd/>
                    </a:ln>
                  </pic:spPr>
                </pic:pic>
              </a:graphicData>
            </a:graphic>
          </wp:inline>
        </w:drawing>
      </w:r>
    </w:p>
    <w:p>
      <w:pPr>
        <w:pStyle w:val="40"/>
        <w:rPr>
          <w:sz w:val="20"/>
          <w:szCs w:val="20"/>
        </w:rPr>
      </w:pPr>
    </w:p>
    <w:p>
      <w:pPr>
        <w:pStyle w:val="41"/>
      </w:pPr>
      <w:r>
        <w:t>后台服务</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115" w:name="BKM_49D9B63D_4170_42D6_A99F_C918E474325C"/>
      <w:bookmarkEnd w:id="115"/>
    </w:p>
    <w:p>
      <w:pPr>
        <w:rPr>
          <w:rFonts w:ascii="Times New Roman" w:hAnsi="Times New Roman" w:eastAsia="Times New Roman" w:cs="Times New Roman"/>
          <w:sz w:val="20"/>
          <w:szCs w:val="20"/>
        </w:rPr>
      </w:pPr>
    </w:p>
    <w:p>
      <w:pPr>
        <w:pStyle w:val="8"/>
      </w:pPr>
      <w:r>
        <w:t>图像存储方式配置</w:t>
      </w:r>
    </w:p>
    <w:p>
      <w:pPr>
        <w:pStyle w:val="39"/>
      </w:pPr>
      <w:r>
        <w:rPr>
          <w:rStyle w:val="27"/>
          <w:color w:val="000000"/>
        </w:rPr>
        <w:t>需求 in package '后台服务'</w:t>
      </w:r>
    </w:p>
    <w:p>
      <w:pPr>
        <w:tabs>
          <w:tab w:val="left" w:pos="720"/>
        </w:tabs>
        <w:rPr>
          <w:sz w:val="20"/>
          <w:szCs w:val="20"/>
        </w:rPr>
      </w:pPr>
    </w:p>
    <w:p>
      <w:pPr>
        <w:pStyle w:val="39"/>
      </w:pPr>
      <w:r>
        <w:rPr>
          <w:color w:val="000000"/>
        </w:rPr>
        <w:t>数据保存形式可以灵活配置：不存储、卡通图、裸图（jpg）、原始数据</w:t>
      </w:r>
    </w:p>
    <w:p>
      <w:pPr>
        <w:rPr>
          <w:sz w:val="20"/>
          <w:szCs w:val="20"/>
        </w:rPr>
      </w:pPr>
    </w:p>
    <w:p>
      <w:pPr>
        <w:pStyle w:val="38"/>
      </w:pPr>
      <w:r>
        <w:t xml:space="preserve">图像存储方式配置 </w:t>
      </w:r>
    </w:p>
    <w:p>
      <w:pPr>
        <w:pStyle w:val="38"/>
      </w:pPr>
      <w:r>
        <w:t xml:space="preserve">Version 1.0  Phase 1.0  </w:t>
      </w:r>
    </w:p>
    <w:p>
      <w:pPr>
        <w:pStyle w:val="38"/>
      </w:pPr>
      <w:del w:id="94" w:author="admin" w:date="2019-10-17T10:07:25Z">
        <w:r>
          <w:rPr/>
          <w:delText xml:space="preserve">zhuming1 </w:delText>
        </w:r>
      </w:del>
      <w:r>
        <w:t>created on 2019/9/11.  Last modified 2019/9/11</w:t>
      </w:r>
    </w:p>
    <w:p>
      <w:pPr>
        <w:pStyle w:val="39"/>
      </w:pPr>
    </w:p>
    <w:p>
      <w:pPr>
        <w:pStyle w:val="39"/>
      </w:pPr>
      <w:r>
        <w:rPr>
          <w:color w:val="5F5F5F"/>
        </w:rPr>
        <w:t xml:space="preserve"> </w:t>
      </w:r>
      <w:r>
        <w:t xml:space="preserve"> </w:t>
      </w:r>
      <w:bookmarkStart w:id="116" w:name="BKM_241F8962_E90B_484B_B690_2B909BC4979C"/>
      <w:bookmarkEnd w:id="116"/>
    </w:p>
    <w:p>
      <w:pPr>
        <w:pStyle w:val="39"/>
      </w:pPr>
    </w:p>
    <w:p>
      <w:pPr>
        <w:pStyle w:val="8"/>
      </w:pPr>
      <w:r>
        <w:t>存储空间阈值</w:t>
      </w:r>
    </w:p>
    <w:p>
      <w:pPr>
        <w:pStyle w:val="39"/>
      </w:pPr>
      <w:r>
        <w:rPr>
          <w:rStyle w:val="27"/>
          <w:color w:val="000000"/>
        </w:rPr>
        <w:t>需求 in package '后台服务'</w:t>
      </w:r>
    </w:p>
    <w:p>
      <w:pPr>
        <w:tabs>
          <w:tab w:val="left" w:pos="720"/>
        </w:tabs>
        <w:rPr>
          <w:sz w:val="20"/>
          <w:szCs w:val="20"/>
        </w:rPr>
      </w:pPr>
    </w:p>
    <w:p>
      <w:pPr>
        <w:pStyle w:val="39"/>
      </w:pPr>
      <w:r>
        <w:rPr>
          <w:color w:val="000000"/>
        </w:rPr>
        <w:t>设置磁盘剩余空间不足预警阈值。</w:t>
      </w:r>
    </w:p>
    <w:p>
      <w:pPr>
        <w:rPr>
          <w:sz w:val="20"/>
          <w:szCs w:val="20"/>
        </w:rPr>
      </w:pPr>
    </w:p>
    <w:p>
      <w:pPr>
        <w:pStyle w:val="38"/>
      </w:pPr>
      <w:r>
        <w:t xml:space="preserve">存储空间阈值 </w:t>
      </w:r>
    </w:p>
    <w:p>
      <w:pPr>
        <w:pStyle w:val="38"/>
      </w:pPr>
      <w:r>
        <w:t xml:space="preserve">Version 1.0  Phase 1.0  </w:t>
      </w:r>
    </w:p>
    <w:p>
      <w:pPr>
        <w:pStyle w:val="38"/>
      </w:pPr>
      <w:del w:id="95" w:author="admin" w:date="2019-10-17T10:07:25Z">
        <w:r>
          <w:rPr/>
          <w:delText xml:space="preserve">zhuming1 </w:delText>
        </w:r>
      </w:del>
      <w:r>
        <w:t>created on 2019/9/5.  Last modified 2019/9/6</w:t>
      </w:r>
    </w:p>
    <w:p>
      <w:pPr>
        <w:pStyle w:val="39"/>
      </w:pPr>
    </w:p>
    <w:p>
      <w:pPr>
        <w:pStyle w:val="39"/>
      </w:pPr>
      <w:r>
        <w:rPr>
          <w:color w:val="5F5F5F"/>
        </w:rPr>
        <w:t xml:space="preserve"> </w:t>
      </w:r>
      <w:r>
        <w:t xml:space="preserve"> </w:t>
      </w:r>
      <w:bookmarkStart w:id="117" w:name="BKM_437D8851_9BB3_4C04_9B9D_6B4BFE0518E1"/>
      <w:bookmarkEnd w:id="117"/>
    </w:p>
    <w:p>
      <w:pPr>
        <w:pStyle w:val="39"/>
      </w:pPr>
    </w:p>
    <w:p>
      <w:pPr>
        <w:pStyle w:val="8"/>
      </w:pPr>
      <w:r>
        <w:t>调度策略配置</w:t>
      </w:r>
    </w:p>
    <w:p>
      <w:pPr>
        <w:pStyle w:val="39"/>
      </w:pPr>
      <w:r>
        <w:rPr>
          <w:rStyle w:val="27"/>
          <w:color w:val="000000"/>
        </w:rPr>
        <w:t>需求 in package '后台服务'</w:t>
      </w:r>
    </w:p>
    <w:p>
      <w:pPr>
        <w:rPr>
          <w:sz w:val="20"/>
          <w:szCs w:val="20"/>
        </w:rPr>
      </w:pPr>
    </w:p>
    <w:p>
      <w:pPr>
        <w:pStyle w:val="38"/>
      </w:pPr>
      <w:r>
        <w:t xml:space="preserve">调度策略配置 </w:t>
      </w:r>
    </w:p>
    <w:p>
      <w:pPr>
        <w:pStyle w:val="38"/>
      </w:pPr>
      <w:r>
        <w:t xml:space="preserve">Version 1.0  Phase 1.0  </w:t>
      </w:r>
    </w:p>
    <w:p>
      <w:pPr>
        <w:pStyle w:val="38"/>
      </w:pPr>
      <w:del w:id="96" w:author="admin" w:date="2019-10-17T10:07:25Z">
        <w:r>
          <w:rPr/>
          <w:delText xml:space="preserve">zhuming1 </w:delText>
        </w:r>
      </w:del>
      <w:r>
        <w:t>created on 2019/9/20.  Last modified 2019/9/20</w:t>
      </w:r>
    </w:p>
    <w:p>
      <w:pPr>
        <w:pStyle w:val="39"/>
      </w:pPr>
    </w:p>
    <w:p>
      <w:pPr>
        <w:pStyle w:val="39"/>
      </w:pPr>
      <w:r>
        <w:rPr>
          <w:color w:val="5F5F5F"/>
        </w:rPr>
        <w:t xml:space="preserve"> </w:t>
      </w:r>
      <w:r>
        <w:t xml:space="preserve"> </w:t>
      </w:r>
      <w:bookmarkStart w:id="118" w:name="BKM_2E8A9CE9_83A3_49B4_869F_8AC20403E1C7"/>
      <w:bookmarkEnd w:id="118"/>
    </w:p>
    <w:p>
      <w:pPr>
        <w:pStyle w:val="39"/>
      </w:pPr>
    </w:p>
    <w:p>
      <w:pPr>
        <w:pStyle w:val="8"/>
      </w:pPr>
      <w:r>
        <w:t>跳过黑名单图检任务</w:t>
      </w:r>
    </w:p>
    <w:p>
      <w:pPr>
        <w:pStyle w:val="39"/>
      </w:pPr>
      <w:r>
        <w:rPr>
          <w:rStyle w:val="27"/>
          <w:color w:val="000000"/>
        </w:rPr>
        <w:t>需求 in package '后台服务'</w:t>
      </w:r>
    </w:p>
    <w:p>
      <w:pPr>
        <w:tabs>
          <w:tab w:val="left" w:pos="720"/>
        </w:tabs>
        <w:rPr>
          <w:sz w:val="20"/>
          <w:szCs w:val="20"/>
        </w:rPr>
      </w:pPr>
    </w:p>
    <w:p>
      <w:pPr>
        <w:pStyle w:val="39"/>
      </w:pPr>
      <w:r>
        <w:rPr>
          <w:color w:val="000000"/>
        </w:rPr>
        <w:t>对于黑名单审图任务在进行调度审图端时是否直接跳过审图流程,直接提交手检站手检。</w:t>
      </w:r>
    </w:p>
    <w:p>
      <w:pPr>
        <w:rPr>
          <w:sz w:val="20"/>
          <w:szCs w:val="20"/>
        </w:rPr>
      </w:pPr>
    </w:p>
    <w:p>
      <w:pPr>
        <w:pStyle w:val="38"/>
      </w:pPr>
      <w:r>
        <w:t xml:space="preserve">跳过黑名单图检任务 </w:t>
      </w:r>
    </w:p>
    <w:p>
      <w:pPr>
        <w:pStyle w:val="38"/>
      </w:pPr>
      <w:r>
        <w:t xml:space="preserve">Version 1.0  Phase 1.0  </w:t>
      </w:r>
    </w:p>
    <w:p>
      <w:pPr>
        <w:pStyle w:val="38"/>
      </w:pPr>
      <w:del w:id="97" w:author="admin" w:date="2019-10-17T10:07:25Z">
        <w:r>
          <w:rPr/>
          <w:delText xml:space="preserve">zhuming1 </w:delText>
        </w:r>
      </w:del>
      <w:r>
        <w:t>created on 2019/9/5.  Last modified 2019/9/6</w:t>
      </w:r>
    </w:p>
    <w:p>
      <w:pPr>
        <w:pStyle w:val="39"/>
      </w:pPr>
    </w:p>
    <w:p>
      <w:pPr>
        <w:pStyle w:val="39"/>
      </w:pPr>
      <w:r>
        <w:rPr>
          <w:color w:val="5F5F5F"/>
        </w:rPr>
        <w:t xml:space="preserve"> </w:t>
      </w:r>
      <w:r>
        <w:t xml:space="preserve"> </w:t>
      </w:r>
      <w:r>
        <w:rPr>
          <w:color w:val="5F5F5F"/>
        </w:rPr>
        <w:t xml:space="preserve">  </w:t>
      </w:r>
      <w:bookmarkStart w:id="119" w:name="BKM_6CEC4E90_C90B_4DC6_A8BE_D535A6AF4BC9"/>
      <w:bookmarkEnd w:id="119"/>
      <w:bookmarkStart w:id="120" w:name="ºóÌ¨·þÎñ_END"/>
      <w:bookmarkEnd w:id="120"/>
      <w:bookmarkStart w:id="121" w:name="BKM_0A0B8BD8_A171_42F9_A6B7_9C49F89B4209"/>
      <w:bookmarkEnd w:id="121"/>
    </w:p>
    <w:p>
      <w:pPr>
        <w:pStyle w:val="39"/>
      </w:pPr>
    </w:p>
    <w:p>
      <w:bookmarkStart w:id="122" w:name="ÉóÍ¼¶Ë_START"/>
      <w:bookmarkEnd w:id="122"/>
      <w:r>
        <w:rPr>
          <w:rFonts w:ascii="Times New Roman" w:hAnsi="Times New Roman" w:eastAsia="Times New Roman" w:cs="Times New Roman"/>
          <w:sz w:val="20"/>
          <w:szCs w:val="20"/>
        </w:rPr>
        <w:br w:type="page"/>
      </w:r>
    </w:p>
    <w:p>
      <w:pPr>
        <w:pStyle w:val="7"/>
      </w:pPr>
      <w:r>
        <w:t>审图端</w:t>
      </w:r>
    </w:p>
    <w:p>
      <w:pPr>
        <w:pStyle w:val="39"/>
      </w:pPr>
      <w:r>
        <w:rPr>
          <w:rStyle w:val="27"/>
        </w:rPr>
        <w:t>Package in package '集中参数配置'</w:t>
      </w:r>
    </w:p>
    <w:p>
      <w:pPr>
        <w:pStyle w:val="39"/>
      </w:pPr>
    </w:p>
    <w:p>
      <w:pPr>
        <w:pStyle w:val="38"/>
        <w:tabs>
          <w:tab w:val="left" w:pos="720"/>
        </w:tabs>
      </w:pPr>
      <w:r>
        <w:t>审图端</w:t>
      </w:r>
    </w:p>
    <w:p>
      <w:pPr>
        <w:pStyle w:val="38"/>
        <w:tabs>
          <w:tab w:val="left" w:pos="720"/>
        </w:tabs>
      </w:pPr>
      <w:r>
        <w:t>Version 1.0  Phase 1.0  提议的</w:t>
      </w:r>
    </w:p>
    <w:p>
      <w:pPr>
        <w:pStyle w:val="38"/>
        <w:tabs>
          <w:tab w:val="left" w:pos="720"/>
        </w:tabs>
      </w:pPr>
      <w:del w:id="98" w:author="admin" w:date="2019-10-17T10:07:25Z">
        <w:r>
          <w:rPr/>
          <w:delText xml:space="preserve">zhuming1 </w:delText>
        </w:r>
      </w:del>
      <w:r>
        <w:t>created on 2019/9/5.  Last modified 2019/9/5</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8"/>
      </w:pPr>
      <w:r>
        <w:t>审图端 diagram</w:t>
      </w:r>
    </w:p>
    <w:p>
      <w:pPr>
        <w:pStyle w:val="39"/>
      </w:pPr>
      <w:r>
        <w:rPr>
          <w:rStyle w:val="27"/>
        </w:rPr>
        <w:t>Requirements diagram in package '审图端'</w:t>
      </w:r>
    </w:p>
    <w:p>
      <w:pPr>
        <w:pStyle w:val="39"/>
      </w:pPr>
    </w:p>
    <w:p>
      <w:pPr>
        <w:pStyle w:val="38"/>
        <w:tabs>
          <w:tab w:val="left" w:pos="720"/>
        </w:tabs>
      </w:pPr>
      <w:r>
        <w:t xml:space="preserve">审图端 </w:t>
      </w:r>
    </w:p>
    <w:p>
      <w:pPr>
        <w:pStyle w:val="38"/>
        <w:tabs>
          <w:tab w:val="left" w:pos="720"/>
        </w:tabs>
      </w:pPr>
      <w:r>
        <w:t>Version 1.0</w:t>
      </w:r>
    </w:p>
    <w:p>
      <w:pPr>
        <w:pStyle w:val="38"/>
        <w:tabs>
          <w:tab w:val="left" w:pos="720"/>
        </w:tabs>
      </w:pPr>
      <w:del w:id="99" w:author="admin" w:date="2019-10-17T10:07:25Z">
        <w:r>
          <w:rPr/>
          <w:delText xml:space="preserve">zhuming1 </w:delText>
        </w:r>
      </w:del>
      <w:r>
        <w:t>created on 2019/9/5.  Last modified 2019/9/5</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1524000" cy="1495425"/>
            <wp:effectExtent l="0" t="0" r="0" b="0"/>
            <wp:docPr id="827" name="图片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图片 827"/>
                    <pic:cNvPicPr>
                      <a:picLocks noChangeAspect="1"/>
                    </pic:cNvPicPr>
                  </pic:nvPicPr>
                  <pic:blipFill>
                    <a:blip r:embed="rId32"/>
                    <a:stretch>
                      <a:fillRect/>
                    </a:stretch>
                  </pic:blipFill>
                  <pic:spPr>
                    <a:xfrm>
                      <a:off x="0" y="0"/>
                      <a:ext cx="1524000" cy="1495425"/>
                    </a:xfrm>
                    <a:prstGeom prst="rect">
                      <a:avLst/>
                    </a:prstGeom>
                    <a:noFill/>
                    <a:ln w="9525">
                      <a:noFill/>
                      <a:miter lim="800000"/>
                      <a:headEnd/>
                      <a:tailEnd/>
                    </a:ln>
                  </pic:spPr>
                </pic:pic>
              </a:graphicData>
            </a:graphic>
          </wp:inline>
        </w:drawing>
      </w:r>
    </w:p>
    <w:p>
      <w:pPr>
        <w:pStyle w:val="40"/>
        <w:rPr>
          <w:sz w:val="20"/>
          <w:szCs w:val="20"/>
        </w:rPr>
      </w:pPr>
    </w:p>
    <w:p>
      <w:pPr>
        <w:pStyle w:val="41"/>
      </w:pPr>
      <w:r>
        <w:t>审图端</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123" w:name="BKM_6859DFA6_4972_4425_B834_6EE2B309EA06"/>
      <w:bookmarkEnd w:id="123"/>
    </w:p>
    <w:p>
      <w:pPr>
        <w:rPr>
          <w:rFonts w:ascii="Times New Roman" w:hAnsi="Times New Roman" w:eastAsia="Times New Roman" w:cs="Times New Roman"/>
          <w:sz w:val="20"/>
          <w:szCs w:val="20"/>
        </w:rPr>
      </w:pPr>
    </w:p>
    <w:p>
      <w:pPr>
        <w:pStyle w:val="8"/>
      </w:pPr>
      <w:r>
        <w:t>单幅图审图时间</w:t>
      </w:r>
    </w:p>
    <w:p>
      <w:pPr>
        <w:pStyle w:val="39"/>
      </w:pPr>
      <w:r>
        <w:rPr>
          <w:rStyle w:val="27"/>
          <w:color w:val="000000"/>
        </w:rPr>
        <w:t>需求 in package '审图端'</w:t>
      </w:r>
    </w:p>
    <w:p>
      <w:pPr>
        <w:tabs>
          <w:tab w:val="left" w:pos="720"/>
        </w:tabs>
        <w:rPr>
          <w:sz w:val="20"/>
          <w:szCs w:val="20"/>
        </w:rPr>
      </w:pPr>
    </w:p>
    <w:p>
      <w:pPr>
        <w:pStyle w:val="39"/>
      </w:pPr>
      <w:r>
        <w:rPr>
          <w:color w:val="000000"/>
        </w:rPr>
        <w:t>对审图员单幅图审图时限进行设置,超出此时间自动提交结论（放行/嫌疑）。</w:t>
      </w:r>
    </w:p>
    <w:p>
      <w:pPr>
        <w:rPr>
          <w:sz w:val="20"/>
          <w:szCs w:val="20"/>
        </w:rPr>
      </w:pPr>
    </w:p>
    <w:p>
      <w:pPr>
        <w:pStyle w:val="38"/>
      </w:pPr>
      <w:r>
        <w:t xml:space="preserve">单幅图审图时间 </w:t>
      </w:r>
    </w:p>
    <w:p>
      <w:pPr>
        <w:pStyle w:val="38"/>
      </w:pPr>
      <w:r>
        <w:t xml:space="preserve">Version 1.0  Phase 1.0  </w:t>
      </w:r>
    </w:p>
    <w:p>
      <w:pPr>
        <w:pStyle w:val="38"/>
      </w:pPr>
      <w:del w:id="100" w:author="admin" w:date="2019-10-17T10:07:25Z">
        <w:r>
          <w:rPr/>
          <w:delText xml:space="preserve">zhuming1 </w:delText>
        </w:r>
      </w:del>
      <w:r>
        <w:t>created on 2019/9/5.  Last modified 2019/9/6</w:t>
      </w:r>
    </w:p>
    <w:p>
      <w:pPr>
        <w:pStyle w:val="39"/>
      </w:pPr>
    </w:p>
    <w:p>
      <w:pPr>
        <w:pStyle w:val="39"/>
      </w:pPr>
      <w:r>
        <w:rPr>
          <w:color w:val="5F5F5F"/>
        </w:rPr>
        <w:t xml:space="preserve"> </w:t>
      </w:r>
      <w:r>
        <w:t xml:space="preserve"> </w:t>
      </w:r>
      <w:bookmarkStart w:id="124" w:name="BKM_4F74EBEC_D454_4527_9BEF_D06FFD69FAC5"/>
      <w:bookmarkEnd w:id="124"/>
    </w:p>
    <w:p>
      <w:pPr>
        <w:pStyle w:val="39"/>
      </w:pPr>
    </w:p>
    <w:p>
      <w:pPr>
        <w:pStyle w:val="8"/>
      </w:pPr>
      <w:r>
        <w:t>累计工作时长提醒阈值</w:t>
      </w:r>
    </w:p>
    <w:p>
      <w:pPr>
        <w:pStyle w:val="39"/>
      </w:pPr>
      <w:r>
        <w:rPr>
          <w:rStyle w:val="27"/>
          <w:color w:val="000000"/>
        </w:rPr>
        <w:t>需求 in package '审图端'</w:t>
      </w:r>
    </w:p>
    <w:p>
      <w:pPr>
        <w:tabs>
          <w:tab w:val="left" w:pos="720"/>
        </w:tabs>
        <w:rPr>
          <w:sz w:val="20"/>
          <w:szCs w:val="20"/>
        </w:rPr>
      </w:pPr>
    </w:p>
    <w:p>
      <w:pPr>
        <w:pStyle w:val="39"/>
      </w:pPr>
      <w:r>
        <w:rPr>
          <w:color w:val="000000"/>
        </w:rPr>
        <w:t>对审图员疲劳提醒的时间阈值设置。</w:t>
      </w:r>
    </w:p>
    <w:p>
      <w:pPr>
        <w:rPr>
          <w:sz w:val="20"/>
          <w:szCs w:val="20"/>
        </w:rPr>
      </w:pPr>
    </w:p>
    <w:p>
      <w:pPr>
        <w:pStyle w:val="38"/>
      </w:pPr>
      <w:r>
        <w:t xml:space="preserve">累计工作时长提醒阈值 </w:t>
      </w:r>
    </w:p>
    <w:p>
      <w:pPr>
        <w:pStyle w:val="38"/>
      </w:pPr>
      <w:r>
        <w:t xml:space="preserve">Version 1.0  Phase 1.0  </w:t>
      </w:r>
    </w:p>
    <w:p>
      <w:pPr>
        <w:pStyle w:val="38"/>
      </w:pPr>
      <w:del w:id="101" w:author="admin" w:date="2019-10-17T10:07:25Z">
        <w:r>
          <w:rPr/>
          <w:delText xml:space="preserve">zhuming1 </w:delText>
        </w:r>
      </w:del>
      <w:r>
        <w:t>created on 2019/9/5.  Last modified 2019/9/6</w:t>
      </w:r>
    </w:p>
    <w:p>
      <w:pPr>
        <w:pStyle w:val="39"/>
      </w:pPr>
    </w:p>
    <w:p>
      <w:pPr>
        <w:pStyle w:val="39"/>
      </w:pPr>
      <w:r>
        <w:rPr>
          <w:color w:val="5F5F5F"/>
        </w:rPr>
        <w:t xml:space="preserve"> </w:t>
      </w:r>
      <w:r>
        <w:t xml:space="preserve">   </w:t>
      </w:r>
      <w:bookmarkStart w:id="125" w:name="ÉóÍ¼¶Ë_END"/>
      <w:bookmarkEnd w:id="125"/>
      <w:bookmarkStart w:id="126" w:name="BKM_89BB4FA1_0950_4F42_BA47_17F0F99CA05B"/>
      <w:bookmarkEnd w:id="126"/>
      <w:bookmarkStart w:id="127" w:name="BKM_4C6A8E3E_DCBE_4840_87AB_272C4174E900"/>
      <w:bookmarkEnd w:id="127"/>
    </w:p>
    <w:p>
      <w:pPr>
        <w:pStyle w:val="39"/>
      </w:pPr>
    </w:p>
    <w:p>
      <w:r>
        <w:rPr>
          <w:rFonts w:ascii="Times New Roman" w:hAnsi="Times New Roman" w:eastAsia="Times New Roman" w:cs="Times New Roman"/>
          <w:sz w:val="20"/>
          <w:szCs w:val="20"/>
        </w:rPr>
        <w:br w:type="page"/>
      </w:r>
    </w:p>
    <w:p>
      <w:pPr>
        <w:pStyle w:val="7"/>
      </w:pPr>
      <w:r>
        <w:t>手检站</w:t>
      </w:r>
    </w:p>
    <w:p>
      <w:pPr>
        <w:pStyle w:val="39"/>
      </w:pPr>
      <w:r>
        <w:rPr>
          <w:rStyle w:val="27"/>
        </w:rPr>
        <w:t>Package in package '集中参数配置'</w:t>
      </w:r>
    </w:p>
    <w:p>
      <w:pPr>
        <w:pStyle w:val="39"/>
      </w:pPr>
    </w:p>
    <w:p>
      <w:pPr>
        <w:pStyle w:val="38"/>
        <w:tabs>
          <w:tab w:val="left" w:pos="720"/>
        </w:tabs>
      </w:pPr>
      <w:r>
        <w:t>手检站</w:t>
      </w:r>
    </w:p>
    <w:p>
      <w:pPr>
        <w:pStyle w:val="38"/>
        <w:tabs>
          <w:tab w:val="left" w:pos="720"/>
        </w:tabs>
      </w:pPr>
      <w:r>
        <w:t>Version 1.0  Phase 1.0  提议的</w:t>
      </w:r>
    </w:p>
    <w:p>
      <w:pPr>
        <w:pStyle w:val="38"/>
        <w:tabs>
          <w:tab w:val="left" w:pos="720"/>
        </w:tabs>
      </w:pPr>
      <w:del w:id="102" w:author="admin" w:date="2019-10-17T10:07:25Z">
        <w:r>
          <w:rPr/>
          <w:delText xml:space="preserve">zhuming1 </w:delText>
        </w:r>
      </w:del>
      <w:r>
        <w:t>created on 2019/9/5.  Last modified 2019/9/5</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8"/>
      </w:pPr>
      <w:r>
        <w:t>手检站 diagram</w:t>
      </w:r>
    </w:p>
    <w:p>
      <w:pPr>
        <w:pStyle w:val="39"/>
      </w:pPr>
      <w:r>
        <w:rPr>
          <w:rStyle w:val="27"/>
        </w:rPr>
        <w:t>Requirements diagram in package '手检站'</w:t>
      </w:r>
    </w:p>
    <w:p>
      <w:pPr>
        <w:pStyle w:val="39"/>
      </w:pPr>
    </w:p>
    <w:p>
      <w:pPr>
        <w:pStyle w:val="38"/>
        <w:tabs>
          <w:tab w:val="left" w:pos="720"/>
        </w:tabs>
      </w:pPr>
      <w:r>
        <w:t xml:space="preserve">手检站 </w:t>
      </w:r>
    </w:p>
    <w:p>
      <w:pPr>
        <w:pStyle w:val="38"/>
        <w:tabs>
          <w:tab w:val="left" w:pos="720"/>
        </w:tabs>
      </w:pPr>
      <w:r>
        <w:t>Version 1.0</w:t>
      </w:r>
    </w:p>
    <w:p>
      <w:pPr>
        <w:pStyle w:val="38"/>
        <w:tabs>
          <w:tab w:val="left" w:pos="720"/>
        </w:tabs>
      </w:pPr>
      <w:del w:id="103" w:author="admin" w:date="2019-10-17T10:07:25Z">
        <w:r>
          <w:rPr/>
          <w:delText xml:space="preserve">zhuming1 </w:delText>
        </w:r>
      </w:del>
      <w:r>
        <w:t>created on 2019/9/5.  Last modified 2019/9/6</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1524000" cy="685800"/>
            <wp:effectExtent l="0" t="0" r="0" b="0"/>
            <wp:docPr id="843" name="图片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图片 843"/>
                    <pic:cNvPicPr>
                      <a:picLocks noChangeAspect="1"/>
                    </pic:cNvPicPr>
                  </pic:nvPicPr>
                  <pic:blipFill>
                    <a:blip r:embed="rId33"/>
                    <a:stretch>
                      <a:fillRect/>
                    </a:stretch>
                  </pic:blipFill>
                  <pic:spPr>
                    <a:xfrm>
                      <a:off x="0" y="0"/>
                      <a:ext cx="1524000" cy="685800"/>
                    </a:xfrm>
                    <a:prstGeom prst="rect">
                      <a:avLst/>
                    </a:prstGeom>
                    <a:noFill/>
                    <a:ln w="9525">
                      <a:noFill/>
                      <a:miter lim="800000"/>
                      <a:headEnd/>
                      <a:tailEnd/>
                    </a:ln>
                  </pic:spPr>
                </pic:pic>
              </a:graphicData>
            </a:graphic>
          </wp:inline>
        </w:drawing>
      </w:r>
    </w:p>
    <w:p>
      <w:pPr>
        <w:pStyle w:val="40"/>
        <w:rPr>
          <w:sz w:val="20"/>
          <w:szCs w:val="20"/>
        </w:rPr>
      </w:pPr>
    </w:p>
    <w:p>
      <w:pPr>
        <w:pStyle w:val="41"/>
      </w:pPr>
      <w:r>
        <w:t>手检站</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128" w:name="BKM_EDE1F460_5BF6_495B_AE10_85963EE14EED"/>
      <w:bookmarkEnd w:id="128"/>
    </w:p>
    <w:p>
      <w:pPr>
        <w:rPr>
          <w:rFonts w:ascii="Times New Roman" w:hAnsi="Times New Roman" w:eastAsia="Times New Roman" w:cs="Times New Roman"/>
          <w:sz w:val="20"/>
          <w:szCs w:val="20"/>
        </w:rPr>
      </w:pPr>
    </w:p>
    <w:p>
      <w:pPr>
        <w:pStyle w:val="8"/>
      </w:pPr>
      <w:r>
        <w:t>累计工作时长提醒阈值</w:t>
      </w:r>
    </w:p>
    <w:p>
      <w:pPr>
        <w:pStyle w:val="39"/>
      </w:pPr>
      <w:r>
        <w:rPr>
          <w:rStyle w:val="27"/>
          <w:color w:val="000000"/>
        </w:rPr>
        <w:t>需求 in package '手检站'</w:t>
      </w:r>
    </w:p>
    <w:p>
      <w:pPr>
        <w:tabs>
          <w:tab w:val="left" w:pos="720"/>
        </w:tabs>
        <w:rPr>
          <w:sz w:val="20"/>
          <w:szCs w:val="20"/>
        </w:rPr>
      </w:pPr>
    </w:p>
    <w:p>
      <w:pPr>
        <w:pStyle w:val="39"/>
      </w:pPr>
      <w:r>
        <w:rPr>
          <w:color w:val="000000"/>
        </w:rPr>
        <w:t>对手检员疲劳提醒的时间阈值设置。</w:t>
      </w:r>
    </w:p>
    <w:p>
      <w:pPr>
        <w:rPr>
          <w:sz w:val="20"/>
          <w:szCs w:val="20"/>
        </w:rPr>
      </w:pPr>
    </w:p>
    <w:p>
      <w:pPr>
        <w:pStyle w:val="38"/>
      </w:pPr>
      <w:r>
        <w:t xml:space="preserve">累计工作时长提醒阈值 </w:t>
      </w:r>
    </w:p>
    <w:p>
      <w:pPr>
        <w:pStyle w:val="38"/>
      </w:pPr>
      <w:r>
        <w:t xml:space="preserve">Version 1.0  Phase 1.0  </w:t>
      </w:r>
    </w:p>
    <w:p>
      <w:pPr>
        <w:pStyle w:val="38"/>
      </w:pPr>
      <w:del w:id="104" w:author="admin" w:date="2019-10-17T10:07:25Z">
        <w:r>
          <w:rPr/>
          <w:delText xml:space="preserve">zhuming1 </w:delText>
        </w:r>
      </w:del>
      <w:r>
        <w:t>created on 2019/9/6.  Last modified 2019/9/6</w:t>
      </w:r>
    </w:p>
    <w:p>
      <w:pPr>
        <w:pStyle w:val="39"/>
      </w:pPr>
    </w:p>
    <w:p>
      <w:pPr>
        <w:pStyle w:val="39"/>
      </w:pPr>
      <w:r>
        <w:rPr>
          <w:color w:val="5F5F5F"/>
        </w:rPr>
        <w:t xml:space="preserve"> </w:t>
      </w:r>
      <w:r>
        <w:t xml:space="preserve">   </w:t>
      </w:r>
      <w:bookmarkStart w:id="129" w:name="BKM_0400A27B_7A5A_40FC_B5F9_C798D03B8636"/>
      <w:bookmarkEnd w:id="129"/>
      <w:bookmarkStart w:id="130" w:name="BKM_D8A156B4_915D_46FB_B4C0_2CA785CC5C09"/>
      <w:bookmarkEnd w:id="130"/>
    </w:p>
    <w:p>
      <w:pPr>
        <w:pStyle w:val="39"/>
      </w:pPr>
    </w:p>
    <w:p>
      <w:bookmarkStart w:id="131" w:name="Éè±¸¶Ë_START"/>
      <w:bookmarkEnd w:id="131"/>
      <w:r>
        <w:rPr>
          <w:rFonts w:ascii="Times New Roman" w:hAnsi="Times New Roman" w:eastAsia="Times New Roman" w:cs="Times New Roman"/>
          <w:sz w:val="20"/>
          <w:szCs w:val="20"/>
        </w:rPr>
        <w:br w:type="page"/>
      </w:r>
    </w:p>
    <w:p>
      <w:pPr>
        <w:pStyle w:val="7"/>
      </w:pPr>
      <w:r>
        <w:t>设备端</w:t>
      </w:r>
    </w:p>
    <w:p>
      <w:pPr>
        <w:pStyle w:val="39"/>
      </w:pPr>
      <w:r>
        <w:rPr>
          <w:rStyle w:val="27"/>
        </w:rPr>
        <w:t>Package in package '集中参数配置'</w:t>
      </w:r>
    </w:p>
    <w:p>
      <w:pPr>
        <w:pStyle w:val="39"/>
      </w:pPr>
    </w:p>
    <w:p>
      <w:pPr>
        <w:pStyle w:val="38"/>
        <w:tabs>
          <w:tab w:val="left" w:pos="720"/>
        </w:tabs>
      </w:pPr>
      <w:r>
        <w:t>设备端</w:t>
      </w:r>
    </w:p>
    <w:p>
      <w:pPr>
        <w:pStyle w:val="38"/>
        <w:tabs>
          <w:tab w:val="left" w:pos="720"/>
        </w:tabs>
      </w:pPr>
      <w:r>
        <w:t>Version 1.0  Phase 1.0  提议的</w:t>
      </w:r>
    </w:p>
    <w:p>
      <w:pPr>
        <w:pStyle w:val="38"/>
        <w:tabs>
          <w:tab w:val="left" w:pos="720"/>
        </w:tabs>
      </w:pPr>
      <w:del w:id="105" w:author="admin" w:date="2019-10-17T10:07:25Z">
        <w:r>
          <w:rPr/>
          <w:delText xml:space="preserve">zhuming1 </w:delText>
        </w:r>
      </w:del>
      <w:r>
        <w:t>created on 2019/9/5.  Last modified 2019/9/5</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8"/>
      </w:pPr>
      <w:r>
        <w:t>设备端 diagram</w:t>
      </w:r>
    </w:p>
    <w:p>
      <w:pPr>
        <w:pStyle w:val="39"/>
      </w:pPr>
      <w:r>
        <w:rPr>
          <w:rStyle w:val="27"/>
        </w:rPr>
        <w:t>Requirements diagram in package '设备端'</w:t>
      </w:r>
    </w:p>
    <w:p>
      <w:pPr>
        <w:pStyle w:val="39"/>
      </w:pPr>
    </w:p>
    <w:p>
      <w:pPr>
        <w:pStyle w:val="38"/>
        <w:tabs>
          <w:tab w:val="left" w:pos="720"/>
        </w:tabs>
      </w:pPr>
      <w:r>
        <w:t xml:space="preserve">设备端 </w:t>
      </w:r>
    </w:p>
    <w:p>
      <w:pPr>
        <w:pStyle w:val="38"/>
        <w:tabs>
          <w:tab w:val="left" w:pos="720"/>
        </w:tabs>
      </w:pPr>
      <w:r>
        <w:t>Version 1.0</w:t>
      </w:r>
    </w:p>
    <w:p>
      <w:pPr>
        <w:pStyle w:val="38"/>
        <w:tabs>
          <w:tab w:val="left" w:pos="720"/>
        </w:tabs>
      </w:pPr>
      <w:del w:id="106" w:author="admin" w:date="2019-10-17T10:07:25Z">
        <w:r>
          <w:rPr/>
          <w:delText xml:space="preserve">zhuming1 </w:delText>
        </w:r>
      </w:del>
      <w:r>
        <w:t>created on 2019/9/5.  Last modified 2019/9/16</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3524250" cy="4648200"/>
            <wp:effectExtent l="0" t="0" r="0" b="0"/>
            <wp:docPr id="847" name="图片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图片 847"/>
                    <pic:cNvPicPr>
                      <a:picLocks noChangeAspect="1"/>
                    </pic:cNvPicPr>
                  </pic:nvPicPr>
                  <pic:blipFill>
                    <a:blip r:embed="rId34"/>
                    <a:stretch>
                      <a:fillRect/>
                    </a:stretch>
                  </pic:blipFill>
                  <pic:spPr>
                    <a:xfrm>
                      <a:off x="0" y="0"/>
                      <a:ext cx="3524250" cy="4648200"/>
                    </a:xfrm>
                    <a:prstGeom prst="rect">
                      <a:avLst/>
                    </a:prstGeom>
                    <a:noFill/>
                    <a:ln w="9525">
                      <a:noFill/>
                      <a:miter lim="800000"/>
                      <a:headEnd/>
                      <a:tailEnd/>
                    </a:ln>
                  </pic:spPr>
                </pic:pic>
              </a:graphicData>
            </a:graphic>
          </wp:inline>
        </w:drawing>
      </w:r>
    </w:p>
    <w:p>
      <w:pPr>
        <w:pStyle w:val="40"/>
        <w:rPr>
          <w:sz w:val="20"/>
          <w:szCs w:val="20"/>
        </w:rPr>
      </w:pPr>
    </w:p>
    <w:p>
      <w:pPr>
        <w:pStyle w:val="41"/>
      </w:pPr>
      <w:r>
        <w:t>设备端</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132" w:name="BKM_E0DC31D7_2035_4508_A750_7972D8F75188"/>
      <w:bookmarkEnd w:id="132"/>
    </w:p>
    <w:p>
      <w:pPr>
        <w:rPr>
          <w:rFonts w:ascii="Times New Roman" w:hAnsi="Times New Roman" w:eastAsia="Times New Roman" w:cs="Times New Roman"/>
          <w:sz w:val="20"/>
          <w:szCs w:val="20"/>
        </w:rPr>
      </w:pPr>
    </w:p>
    <w:p>
      <w:pPr>
        <w:pStyle w:val="8"/>
      </w:pPr>
      <w:r>
        <w:t>工作模式</w:t>
      </w:r>
    </w:p>
    <w:p>
      <w:pPr>
        <w:pStyle w:val="39"/>
      </w:pPr>
      <w:r>
        <w:rPr>
          <w:rStyle w:val="27"/>
          <w:color w:val="000000"/>
        </w:rPr>
        <w:t>需求 in package '设备端'</w:t>
      </w:r>
    </w:p>
    <w:p>
      <w:pPr>
        <w:tabs>
          <w:tab w:val="left" w:pos="720"/>
        </w:tabs>
        <w:rPr>
          <w:sz w:val="20"/>
          <w:szCs w:val="20"/>
        </w:rPr>
      </w:pPr>
    </w:p>
    <w:p>
      <w:pPr>
        <w:pStyle w:val="39"/>
        <w:rPr>
          <w:color w:val="000000"/>
        </w:rPr>
      </w:pPr>
      <w:r>
        <w:rPr>
          <w:color w:val="000000"/>
        </w:rPr>
        <w:t>0-单设备端。</w:t>
      </w:r>
    </w:p>
    <w:p>
      <w:pPr>
        <w:pStyle w:val="39"/>
        <w:rPr>
          <w:color w:val="000000"/>
        </w:rPr>
      </w:pPr>
      <w:r>
        <w:rPr>
          <w:color w:val="000000"/>
        </w:rPr>
        <w:t>1-设备端+判图站。</w:t>
      </w:r>
    </w:p>
    <w:p>
      <w:pPr>
        <w:pStyle w:val="39"/>
        <w:rPr>
          <w:color w:val="000000"/>
        </w:rPr>
      </w:pPr>
      <w:r>
        <w:rPr>
          <w:color w:val="000000"/>
        </w:rPr>
        <w:t>2-设备端+手检站。</w:t>
      </w:r>
    </w:p>
    <w:p>
      <w:pPr>
        <w:pStyle w:val="39"/>
        <w:rPr>
          <w:color w:val="000000"/>
        </w:rPr>
      </w:pPr>
      <w:r>
        <w:rPr>
          <w:color w:val="000000"/>
        </w:rPr>
        <w:t>3-设备端+判图站+手检站。</w:t>
      </w:r>
    </w:p>
    <w:p>
      <w:pPr>
        <w:pStyle w:val="39"/>
      </w:pPr>
    </w:p>
    <w:p>
      <w:pPr>
        <w:rPr>
          <w:sz w:val="20"/>
          <w:szCs w:val="20"/>
        </w:rPr>
      </w:pPr>
    </w:p>
    <w:p>
      <w:pPr>
        <w:pStyle w:val="38"/>
      </w:pPr>
      <w:r>
        <w:t xml:space="preserve">工作模式 </w:t>
      </w:r>
    </w:p>
    <w:p>
      <w:pPr>
        <w:pStyle w:val="38"/>
      </w:pPr>
      <w:r>
        <w:t xml:space="preserve">Version 1.0  Phase 1.0  </w:t>
      </w:r>
    </w:p>
    <w:p>
      <w:pPr>
        <w:pStyle w:val="38"/>
      </w:pPr>
      <w:del w:id="107" w:author="admin" w:date="2019-10-17T10:07:25Z">
        <w:r>
          <w:rPr/>
          <w:delText xml:space="preserve">zhuming1 </w:delText>
        </w:r>
      </w:del>
      <w:r>
        <w:t>created on 2019/9/5.  Last modified 2019/9/6</w:t>
      </w:r>
    </w:p>
    <w:p>
      <w:pPr>
        <w:pStyle w:val="39"/>
      </w:pPr>
    </w:p>
    <w:p>
      <w:pPr>
        <w:pStyle w:val="39"/>
      </w:pPr>
      <w:r>
        <w:rPr>
          <w:color w:val="5F5F5F"/>
        </w:rPr>
        <w:t xml:space="preserve"> </w:t>
      </w:r>
      <w:r>
        <w:t xml:space="preserve"> </w:t>
      </w:r>
      <w:bookmarkStart w:id="133" w:name="BKM_12E83518_9120_4DA0_9CE4_C3133499BDBD"/>
      <w:bookmarkEnd w:id="133"/>
    </w:p>
    <w:p>
      <w:pPr>
        <w:pStyle w:val="39"/>
      </w:pPr>
    </w:p>
    <w:p>
      <w:pPr>
        <w:pStyle w:val="8"/>
      </w:pPr>
      <w:r>
        <w:t>提示声音开关</w:t>
      </w:r>
    </w:p>
    <w:p>
      <w:pPr>
        <w:pStyle w:val="39"/>
      </w:pPr>
      <w:r>
        <w:rPr>
          <w:rStyle w:val="27"/>
          <w:color w:val="000000"/>
        </w:rPr>
        <w:t>需求 in package '设备端'</w:t>
      </w:r>
    </w:p>
    <w:p>
      <w:pPr>
        <w:tabs>
          <w:tab w:val="left" w:pos="720"/>
        </w:tabs>
        <w:rPr>
          <w:sz w:val="20"/>
          <w:szCs w:val="20"/>
        </w:rPr>
      </w:pPr>
    </w:p>
    <w:p>
      <w:pPr>
        <w:pStyle w:val="39"/>
        <w:numPr>
          <w:ilvl w:val="0"/>
          <w:numId w:val="6"/>
        </w:numPr>
        <w:ind w:left="360" w:hanging="360"/>
        <w:rPr>
          <w:color w:val="000000"/>
        </w:rPr>
      </w:pPr>
      <w:r>
        <w:rPr>
          <w:color w:val="000000"/>
        </w:rPr>
        <w:t>通过提示声音开关 。</w:t>
      </w:r>
    </w:p>
    <w:p>
      <w:pPr>
        <w:pStyle w:val="39"/>
        <w:numPr>
          <w:ilvl w:val="0"/>
          <w:numId w:val="6"/>
        </w:numPr>
        <w:ind w:left="360" w:hanging="360"/>
        <w:rPr>
          <w:color w:val="000000"/>
        </w:rPr>
      </w:pPr>
      <w:r>
        <w:rPr>
          <w:color w:val="000000"/>
        </w:rPr>
        <w:t>报警提示声音开关 。</w:t>
      </w:r>
    </w:p>
    <w:p>
      <w:pPr>
        <w:pStyle w:val="39"/>
        <w:numPr>
          <w:ilvl w:val="0"/>
          <w:numId w:val="6"/>
        </w:numPr>
        <w:ind w:left="360" w:hanging="360"/>
        <w:rPr>
          <w:color w:val="000000"/>
        </w:rPr>
      </w:pPr>
      <w:r>
        <w:rPr>
          <w:color w:val="000000"/>
        </w:rPr>
        <w:t>站姿错误提示声音开关 。</w:t>
      </w:r>
    </w:p>
    <w:p>
      <w:pPr>
        <w:pStyle w:val="39"/>
        <w:numPr>
          <w:ilvl w:val="0"/>
          <w:numId w:val="6"/>
        </w:numPr>
        <w:ind w:left="360" w:hanging="360"/>
        <w:rPr>
          <w:color w:val="000000"/>
        </w:rPr>
      </w:pPr>
      <w:r>
        <w:rPr>
          <w:color w:val="000000"/>
        </w:rPr>
        <w:t>开始扫描提醒声音开关 。</w:t>
      </w:r>
    </w:p>
    <w:p>
      <w:pPr>
        <w:pStyle w:val="39"/>
        <w:numPr>
          <w:ilvl w:val="0"/>
          <w:numId w:val="6"/>
        </w:numPr>
        <w:ind w:left="360" w:hanging="360"/>
        <w:rPr>
          <w:color w:val="000000"/>
        </w:rPr>
      </w:pPr>
      <w:r>
        <w:rPr>
          <w:color w:val="000000"/>
        </w:rPr>
        <w:t>扫描过程声音开关 。</w:t>
      </w:r>
    </w:p>
    <w:p>
      <w:pPr>
        <w:pStyle w:val="39"/>
        <w:numPr>
          <w:ilvl w:val="0"/>
          <w:numId w:val="6"/>
        </w:numPr>
        <w:ind w:left="360" w:hanging="360"/>
        <w:rPr>
          <w:color w:val="000000"/>
        </w:rPr>
      </w:pPr>
      <w:r>
        <w:rPr>
          <w:color w:val="000000"/>
        </w:rPr>
        <w:t>扫描完成提示声音开关 。</w:t>
      </w:r>
    </w:p>
    <w:p>
      <w:pPr>
        <w:pStyle w:val="39"/>
        <w:rPr>
          <w:color w:val="000000"/>
        </w:rPr>
      </w:pPr>
    </w:p>
    <w:p>
      <w:pPr>
        <w:pStyle w:val="39"/>
      </w:pPr>
    </w:p>
    <w:p>
      <w:pPr>
        <w:rPr>
          <w:sz w:val="20"/>
          <w:szCs w:val="20"/>
        </w:rPr>
      </w:pPr>
    </w:p>
    <w:p>
      <w:pPr>
        <w:pStyle w:val="38"/>
      </w:pPr>
      <w:r>
        <w:t xml:space="preserve">提示声音开关 </w:t>
      </w:r>
    </w:p>
    <w:p>
      <w:pPr>
        <w:pStyle w:val="38"/>
      </w:pPr>
      <w:r>
        <w:t xml:space="preserve">Version 1.0  Phase 1.0  </w:t>
      </w:r>
    </w:p>
    <w:p>
      <w:pPr>
        <w:pStyle w:val="38"/>
      </w:pPr>
      <w:del w:id="108" w:author="admin" w:date="2019-10-17T10:07:25Z">
        <w:r>
          <w:rPr/>
          <w:delText xml:space="preserve">zhuming1 </w:delText>
        </w:r>
      </w:del>
      <w:r>
        <w:t>created on 2019/9/5.  Last modified 2019/9/6</w:t>
      </w:r>
    </w:p>
    <w:p>
      <w:pPr>
        <w:pStyle w:val="39"/>
      </w:pPr>
    </w:p>
    <w:p>
      <w:pPr>
        <w:pStyle w:val="39"/>
      </w:pPr>
      <w:r>
        <w:rPr>
          <w:color w:val="5F5F5F"/>
        </w:rPr>
        <w:t xml:space="preserve"> </w:t>
      </w:r>
      <w:r>
        <w:t xml:space="preserve"> </w:t>
      </w:r>
      <w:bookmarkStart w:id="134" w:name="BKM_E264AACA_CEA5_4CAC_BC65_8CCD606FA740"/>
      <w:bookmarkEnd w:id="134"/>
    </w:p>
    <w:p>
      <w:pPr>
        <w:pStyle w:val="39"/>
      </w:pPr>
    </w:p>
    <w:p>
      <w:pPr>
        <w:pStyle w:val="8"/>
      </w:pPr>
      <w:r>
        <w:t>数据保存</w:t>
      </w:r>
    </w:p>
    <w:p>
      <w:pPr>
        <w:pStyle w:val="39"/>
      </w:pPr>
      <w:r>
        <w:rPr>
          <w:rStyle w:val="27"/>
          <w:color w:val="000000"/>
        </w:rPr>
        <w:t>需求 in package '设备端'</w:t>
      </w:r>
    </w:p>
    <w:p>
      <w:pPr>
        <w:tabs>
          <w:tab w:val="left" w:pos="720"/>
        </w:tabs>
        <w:rPr>
          <w:sz w:val="20"/>
          <w:szCs w:val="20"/>
        </w:rPr>
      </w:pPr>
    </w:p>
    <w:p>
      <w:pPr>
        <w:pStyle w:val="39"/>
        <w:numPr>
          <w:ilvl w:val="0"/>
          <w:numId w:val="7"/>
        </w:numPr>
        <w:ind w:left="360" w:hanging="360"/>
        <w:rPr>
          <w:color w:val="000000"/>
        </w:rPr>
      </w:pPr>
      <w:r>
        <w:rPr>
          <w:color w:val="000000"/>
        </w:rPr>
        <w:t>硬盘空间扫描任务周期。</w:t>
      </w:r>
    </w:p>
    <w:p>
      <w:pPr>
        <w:pStyle w:val="39"/>
        <w:numPr>
          <w:ilvl w:val="0"/>
          <w:numId w:val="7"/>
        </w:numPr>
        <w:ind w:left="360" w:hanging="360"/>
        <w:rPr>
          <w:color w:val="000000"/>
        </w:rPr>
      </w:pPr>
      <w:r>
        <w:rPr>
          <w:color w:val="000000"/>
        </w:rPr>
        <w:t>磁盘空间报警。</w:t>
      </w:r>
    </w:p>
    <w:p>
      <w:pPr>
        <w:pStyle w:val="39"/>
        <w:numPr>
          <w:ilvl w:val="0"/>
          <w:numId w:val="7"/>
        </w:numPr>
        <w:ind w:left="360" w:hanging="360"/>
        <w:rPr>
          <w:color w:val="000000"/>
        </w:rPr>
      </w:pPr>
      <w:r>
        <w:rPr>
          <w:color w:val="000000"/>
        </w:rPr>
        <w:t>历史图像自动删除时间间隔。</w:t>
      </w:r>
    </w:p>
    <w:p>
      <w:pPr>
        <w:pStyle w:val="39"/>
        <w:numPr>
          <w:ilvl w:val="0"/>
          <w:numId w:val="7"/>
        </w:numPr>
        <w:ind w:left="360" w:hanging="360"/>
        <w:rPr>
          <w:color w:val="000000"/>
        </w:rPr>
      </w:pPr>
      <w:r>
        <w:rPr>
          <w:color w:val="000000"/>
        </w:rPr>
        <w:t>设备端是否保存历史图像。</w:t>
      </w:r>
    </w:p>
    <w:p>
      <w:pPr>
        <w:pStyle w:val="39"/>
        <w:numPr>
          <w:ilvl w:val="0"/>
          <w:numId w:val="7"/>
        </w:numPr>
        <w:ind w:left="360" w:hanging="360"/>
        <w:rPr>
          <w:color w:val="000000"/>
        </w:rPr>
      </w:pPr>
      <w:r>
        <w:rPr>
          <w:color w:val="000000"/>
        </w:rPr>
        <w:t>设备端仅保存嫌疑图。</w:t>
      </w:r>
    </w:p>
    <w:p>
      <w:pPr>
        <w:pStyle w:val="39"/>
        <w:rPr>
          <w:color w:val="000000"/>
        </w:rPr>
      </w:pPr>
    </w:p>
    <w:p>
      <w:pPr>
        <w:pStyle w:val="39"/>
      </w:pPr>
    </w:p>
    <w:p>
      <w:pPr>
        <w:rPr>
          <w:sz w:val="20"/>
          <w:szCs w:val="20"/>
        </w:rPr>
      </w:pPr>
    </w:p>
    <w:p>
      <w:pPr>
        <w:pStyle w:val="38"/>
      </w:pPr>
      <w:r>
        <w:t xml:space="preserve">数据保存 </w:t>
      </w:r>
    </w:p>
    <w:p>
      <w:pPr>
        <w:pStyle w:val="38"/>
      </w:pPr>
      <w:r>
        <w:t xml:space="preserve">Version 1.0  Phase 1.0  </w:t>
      </w:r>
    </w:p>
    <w:p>
      <w:pPr>
        <w:pStyle w:val="38"/>
      </w:pPr>
      <w:del w:id="109" w:author="admin" w:date="2019-10-17T10:07:25Z">
        <w:r>
          <w:rPr/>
          <w:delText xml:space="preserve">zhuming1 </w:delText>
        </w:r>
      </w:del>
      <w:r>
        <w:t>created on 2019/9/5.  Last modified 2019/9/6</w:t>
      </w:r>
    </w:p>
    <w:p>
      <w:pPr>
        <w:pStyle w:val="39"/>
      </w:pPr>
    </w:p>
    <w:p>
      <w:pPr>
        <w:pStyle w:val="39"/>
      </w:pPr>
      <w:r>
        <w:rPr>
          <w:color w:val="5F5F5F"/>
        </w:rPr>
        <w:t xml:space="preserve"> </w:t>
      </w:r>
      <w:r>
        <w:t xml:space="preserve"> </w:t>
      </w:r>
      <w:bookmarkStart w:id="135" w:name="BKM_8E8B5CC4_790D_4C99_9EA7_B5EEABAE8991"/>
      <w:bookmarkEnd w:id="135"/>
    </w:p>
    <w:p>
      <w:pPr>
        <w:pStyle w:val="39"/>
      </w:pPr>
    </w:p>
    <w:p>
      <w:pPr>
        <w:pStyle w:val="8"/>
      </w:pPr>
      <w:r>
        <w:t>本机手检</w:t>
      </w:r>
    </w:p>
    <w:p>
      <w:pPr>
        <w:pStyle w:val="39"/>
      </w:pPr>
      <w:r>
        <w:rPr>
          <w:rStyle w:val="27"/>
          <w:color w:val="000000"/>
        </w:rPr>
        <w:t>需求 in package '设备端'</w:t>
      </w:r>
    </w:p>
    <w:p>
      <w:pPr>
        <w:tabs>
          <w:tab w:val="left" w:pos="720"/>
        </w:tabs>
        <w:rPr>
          <w:sz w:val="20"/>
          <w:szCs w:val="20"/>
        </w:rPr>
      </w:pPr>
    </w:p>
    <w:p>
      <w:pPr>
        <w:pStyle w:val="39"/>
      </w:pPr>
      <w:r>
        <w:rPr>
          <w:color w:val="000000"/>
        </w:rPr>
        <w:t>配置设备端为本机手检模式。</w:t>
      </w:r>
    </w:p>
    <w:p>
      <w:pPr>
        <w:rPr>
          <w:sz w:val="20"/>
          <w:szCs w:val="20"/>
        </w:rPr>
      </w:pPr>
    </w:p>
    <w:p>
      <w:pPr>
        <w:pStyle w:val="38"/>
      </w:pPr>
      <w:r>
        <w:t xml:space="preserve">本机手检 </w:t>
      </w:r>
    </w:p>
    <w:p>
      <w:pPr>
        <w:pStyle w:val="38"/>
      </w:pPr>
      <w:r>
        <w:t xml:space="preserve">Version 1.0  Phase 1.0  </w:t>
      </w:r>
    </w:p>
    <w:p>
      <w:pPr>
        <w:pStyle w:val="38"/>
      </w:pPr>
      <w:del w:id="110" w:author="admin" w:date="2019-10-17T10:07:25Z">
        <w:r>
          <w:rPr/>
          <w:delText xml:space="preserve">zhuming1 </w:delText>
        </w:r>
      </w:del>
      <w:r>
        <w:t>created on 2019/9/5.  Last modified 2019/9/6</w:t>
      </w:r>
    </w:p>
    <w:p>
      <w:pPr>
        <w:pStyle w:val="39"/>
      </w:pPr>
    </w:p>
    <w:p>
      <w:pPr>
        <w:pStyle w:val="39"/>
      </w:pPr>
      <w:r>
        <w:rPr>
          <w:color w:val="5F5F5F"/>
        </w:rPr>
        <w:t xml:space="preserve"> </w:t>
      </w:r>
      <w:r>
        <w:t xml:space="preserve"> </w:t>
      </w:r>
      <w:bookmarkStart w:id="136" w:name="BKM_7886E32E_6DF4_4A99_B68E_F0196764F773"/>
      <w:bookmarkEnd w:id="136"/>
    </w:p>
    <w:p>
      <w:pPr>
        <w:pStyle w:val="39"/>
      </w:pPr>
    </w:p>
    <w:p>
      <w:pPr>
        <w:pStyle w:val="8"/>
      </w:pPr>
      <w:r>
        <w:t>模糊处理</w:t>
      </w:r>
    </w:p>
    <w:p>
      <w:pPr>
        <w:pStyle w:val="39"/>
      </w:pPr>
      <w:r>
        <w:rPr>
          <w:rStyle w:val="27"/>
          <w:color w:val="000000"/>
        </w:rPr>
        <w:t>需求 in package '设备端'</w:t>
      </w:r>
    </w:p>
    <w:p>
      <w:pPr>
        <w:tabs>
          <w:tab w:val="left" w:pos="720"/>
        </w:tabs>
        <w:rPr>
          <w:sz w:val="20"/>
          <w:szCs w:val="20"/>
        </w:rPr>
      </w:pPr>
    </w:p>
    <w:p>
      <w:pPr>
        <w:pStyle w:val="39"/>
        <w:numPr>
          <w:ilvl w:val="0"/>
          <w:numId w:val="8"/>
        </w:numPr>
        <w:ind w:left="360" w:hanging="360"/>
        <w:rPr>
          <w:color w:val="000000"/>
        </w:rPr>
      </w:pPr>
      <w:r>
        <w:rPr>
          <w:color w:val="000000"/>
        </w:rPr>
        <w:t>面部模糊处理。</w:t>
      </w:r>
    </w:p>
    <w:p>
      <w:pPr>
        <w:pStyle w:val="39"/>
        <w:numPr>
          <w:ilvl w:val="0"/>
          <w:numId w:val="8"/>
        </w:numPr>
        <w:ind w:left="360" w:hanging="360"/>
        <w:rPr>
          <w:color w:val="000000"/>
        </w:rPr>
      </w:pPr>
      <w:r>
        <w:rPr>
          <w:color w:val="000000"/>
        </w:rPr>
        <w:t>胸部模糊处理。</w:t>
      </w:r>
    </w:p>
    <w:p>
      <w:pPr>
        <w:pStyle w:val="39"/>
        <w:numPr>
          <w:ilvl w:val="0"/>
          <w:numId w:val="8"/>
        </w:numPr>
        <w:ind w:left="360" w:hanging="360"/>
        <w:rPr>
          <w:color w:val="000000"/>
        </w:rPr>
      </w:pPr>
      <w:r>
        <w:rPr>
          <w:color w:val="000000"/>
        </w:rPr>
        <w:t>臀部模糊处理。</w:t>
      </w:r>
    </w:p>
    <w:p>
      <w:pPr>
        <w:pStyle w:val="39"/>
        <w:numPr>
          <w:ilvl w:val="0"/>
          <w:numId w:val="8"/>
        </w:numPr>
        <w:ind w:left="360" w:hanging="360"/>
        <w:rPr>
          <w:color w:val="000000"/>
        </w:rPr>
      </w:pPr>
      <w:r>
        <w:rPr>
          <w:color w:val="000000"/>
        </w:rPr>
        <w:t>腹股沟模糊处理。</w:t>
      </w:r>
    </w:p>
    <w:p>
      <w:pPr>
        <w:pStyle w:val="39"/>
        <w:rPr>
          <w:color w:val="000000"/>
        </w:rPr>
      </w:pPr>
    </w:p>
    <w:p>
      <w:pPr>
        <w:pStyle w:val="39"/>
      </w:pPr>
    </w:p>
    <w:p>
      <w:pPr>
        <w:rPr>
          <w:sz w:val="20"/>
          <w:szCs w:val="20"/>
        </w:rPr>
      </w:pPr>
    </w:p>
    <w:p>
      <w:pPr>
        <w:pStyle w:val="38"/>
      </w:pPr>
      <w:r>
        <w:t xml:space="preserve">模糊处理 </w:t>
      </w:r>
    </w:p>
    <w:p>
      <w:pPr>
        <w:pStyle w:val="38"/>
      </w:pPr>
      <w:r>
        <w:t xml:space="preserve">Version 1.0  Phase 1.0  </w:t>
      </w:r>
    </w:p>
    <w:p>
      <w:pPr>
        <w:pStyle w:val="38"/>
      </w:pPr>
      <w:del w:id="111" w:author="admin" w:date="2019-10-17T10:07:25Z">
        <w:r>
          <w:rPr/>
          <w:delText xml:space="preserve">zhuming1 </w:delText>
        </w:r>
      </w:del>
      <w:r>
        <w:t>created on 2019/9/5.  Last modified 2019/9/6</w:t>
      </w:r>
    </w:p>
    <w:p>
      <w:pPr>
        <w:pStyle w:val="39"/>
      </w:pPr>
    </w:p>
    <w:p>
      <w:pPr>
        <w:pStyle w:val="39"/>
      </w:pPr>
      <w:r>
        <w:rPr>
          <w:color w:val="5F5F5F"/>
        </w:rPr>
        <w:t xml:space="preserve"> </w:t>
      </w:r>
      <w:r>
        <w:t xml:space="preserve"> </w:t>
      </w:r>
      <w:bookmarkStart w:id="137" w:name="BKM_1F0B2694_A19C_487E_A5F5_201BAB4F4115"/>
      <w:bookmarkEnd w:id="137"/>
    </w:p>
    <w:p>
      <w:pPr>
        <w:pStyle w:val="39"/>
      </w:pPr>
    </w:p>
    <w:p>
      <w:pPr>
        <w:pStyle w:val="8"/>
      </w:pPr>
      <w:r>
        <w:t>流量参数设置</w:t>
      </w:r>
    </w:p>
    <w:p>
      <w:pPr>
        <w:pStyle w:val="39"/>
      </w:pPr>
      <w:r>
        <w:rPr>
          <w:rStyle w:val="27"/>
          <w:color w:val="000000"/>
        </w:rPr>
        <w:t>需求 in package '设备端'</w:t>
      </w:r>
    </w:p>
    <w:p>
      <w:pPr>
        <w:tabs>
          <w:tab w:val="left" w:pos="720"/>
        </w:tabs>
        <w:rPr>
          <w:sz w:val="20"/>
          <w:szCs w:val="20"/>
        </w:rPr>
      </w:pPr>
    </w:p>
    <w:p>
      <w:pPr>
        <w:pStyle w:val="39"/>
      </w:pPr>
      <w:r>
        <w:rPr>
          <w:color w:val="000000"/>
        </w:rPr>
        <w:t>可设置在一定时间内所有人体成像设备的中等和高等客流量阈值。</w:t>
      </w:r>
    </w:p>
    <w:p>
      <w:pPr>
        <w:rPr>
          <w:sz w:val="20"/>
          <w:szCs w:val="20"/>
        </w:rPr>
      </w:pPr>
    </w:p>
    <w:p>
      <w:pPr>
        <w:pStyle w:val="38"/>
      </w:pPr>
      <w:r>
        <w:t xml:space="preserve">流量参数设置 </w:t>
      </w:r>
    </w:p>
    <w:p>
      <w:pPr>
        <w:pStyle w:val="38"/>
      </w:pPr>
      <w:r>
        <w:t xml:space="preserve">Version 1.0  Phase 1.0  </w:t>
      </w:r>
    </w:p>
    <w:p>
      <w:pPr>
        <w:pStyle w:val="38"/>
      </w:pPr>
      <w:del w:id="112" w:author="admin" w:date="2019-10-17T10:07:25Z">
        <w:r>
          <w:rPr/>
          <w:delText xml:space="preserve">zhuming1 </w:delText>
        </w:r>
      </w:del>
      <w:r>
        <w:t>created on 2019/9/16.  Last modified 2019/9/16</w:t>
      </w:r>
    </w:p>
    <w:p>
      <w:pPr>
        <w:pStyle w:val="39"/>
      </w:pPr>
    </w:p>
    <w:p>
      <w:pPr>
        <w:pStyle w:val="39"/>
      </w:pPr>
      <w:r>
        <w:rPr>
          <w:color w:val="5F5F5F"/>
        </w:rPr>
        <w:t xml:space="preserve"> </w:t>
      </w:r>
      <w:r>
        <w:t xml:space="preserve"> </w:t>
      </w:r>
      <w:bookmarkStart w:id="138" w:name="BKM_085BCD6B_7F6D_4534_9877_E1818876A9F4"/>
      <w:bookmarkEnd w:id="138"/>
    </w:p>
    <w:p>
      <w:pPr>
        <w:pStyle w:val="39"/>
      </w:pPr>
    </w:p>
    <w:p>
      <w:pPr>
        <w:pStyle w:val="8"/>
      </w:pPr>
      <w:r>
        <w:t>罩板校正时间</w:t>
      </w:r>
    </w:p>
    <w:p>
      <w:pPr>
        <w:pStyle w:val="39"/>
      </w:pPr>
      <w:r>
        <w:rPr>
          <w:rStyle w:val="27"/>
          <w:color w:val="000000"/>
        </w:rPr>
        <w:t>需求 in package '设备端'</w:t>
      </w:r>
    </w:p>
    <w:p>
      <w:pPr>
        <w:tabs>
          <w:tab w:val="left" w:pos="720"/>
        </w:tabs>
        <w:rPr>
          <w:sz w:val="20"/>
          <w:szCs w:val="20"/>
        </w:rPr>
      </w:pPr>
    </w:p>
    <w:p>
      <w:pPr>
        <w:pStyle w:val="39"/>
      </w:pPr>
      <w:r>
        <w:rPr>
          <w:color w:val="000000"/>
        </w:rPr>
        <w:t>自动校正时间。</w:t>
      </w:r>
    </w:p>
    <w:p>
      <w:pPr>
        <w:rPr>
          <w:sz w:val="20"/>
          <w:szCs w:val="20"/>
        </w:rPr>
      </w:pPr>
    </w:p>
    <w:p>
      <w:pPr>
        <w:pStyle w:val="38"/>
      </w:pPr>
      <w:r>
        <w:t xml:space="preserve">罩板校正时间 </w:t>
      </w:r>
    </w:p>
    <w:p>
      <w:pPr>
        <w:pStyle w:val="38"/>
      </w:pPr>
      <w:r>
        <w:t xml:space="preserve">Version 1.0  Phase 1.0  </w:t>
      </w:r>
    </w:p>
    <w:p>
      <w:pPr>
        <w:pStyle w:val="38"/>
      </w:pPr>
      <w:del w:id="113" w:author="admin" w:date="2019-10-17T10:07:25Z">
        <w:r>
          <w:rPr/>
          <w:delText xml:space="preserve">zhuming1 </w:delText>
        </w:r>
      </w:del>
      <w:r>
        <w:t>created on 2019/9/5.  Last modified 2019/9/6</w:t>
      </w:r>
    </w:p>
    <w:p>
      <w:pPr>
        <w:pStyle w:val="39"/>
      </w:pPr>
    </w:p>
    <w:p>
      <w:pPr>
        <w:pStyle w:val="39"/>
      </w:pPr>
      <w:r>
        <w:rPr>
          <w:color w:val="5F5F5F"/>
        </w:rPr>
        <w:t xml:space="preserve"> </w:t>
      </w:r>
      <w:r>
        <w:t xml:space="preserve"> </w:t>
      </w:r>
      <w:bookmarkStart w:id="139" w:name="BKM_DBDC75A0_BACD_4EFD_A867_EDB0C8AF1D5D"/>
      <w:bookmarkEnd w:id="139"/>
    </w:p>
    <w:p>
      <w:pPr>
        <w:pStyle w:val="39"/>
      </w:pPr>
    </w:p>
    <w:p>
      <w:pPr>
        <w:pStyle w:val="8"/>
      </w:pPr>
      <w:r>
        <w:t>自动识别配置</w:t>
      </w:r>
    </w:p>
    <w:p>
      <w:pPr>
        <w:pStyle w:val="39"/>
      </w:pPr>
      <w:r>
        <w:rPr>
          <w:rStyle w:val="27"/>
          <w:color w:val="000000"/>
        </w:rPr>
        <w:t>需求 in package '设备端'</w:t>
      </w:r>
    </w:p>
    <w:p>
      <w:pPr>
        <w:tabs>
          <w:tab w:val="left" w:pos="720"/>
        </w:tabs>
        <w:rPr>
          <w:sz w:val="20"/>
          <w:szCs w:val="20"/>
        </w:rPr>
      </w:pPr>
    </w:p>
    <w:p>
      <w:pPr>
        <w:pStyle w:val="39"/>
        <w:numPr>
          <w:ilvl w:val="0"/>
          <w:numId w:val="9"/>
        </w:numPr>
        <w:ind w:left="360" w:hanging="360"/>
        <w:rPr>
          <w:color w:val="000000"/>
        </w:rPr>
      </w:pPr>
      <w:r>
        <w:rPr>
          <w:color w:val="000000"/>
        </w:rPr>
        <w:t>辅助识别开关-ATR识别的嫌疑框 。</w:t>
      </w:r>
    </w:p>
    <w:p>
      <w:pPr>
        <w:pStyle w:val="39"/>
        <w:numPr>
          <w:ilvl w:val="0"/>
          <w:numId w:val="9"/>
        </w:numPr>
        <w:ind w:left="360" w:hanging="360"/>
        <w:rPr>
          <w:color w:val="000000"/>
        </w:rPr>
      </w:pPr>
      <w:r>
        <w:rPr>
          <w:color w:val="000000"/>
        </w:rPr>
        <w:t>辅助识别等级-ATR识别灵敏度，低中高三档。</w:t>
      </w:r>
    </w:p>
    <w:p>
      <w:pPr>
        <w:pStyle w:val="39"/>
        <w:numPr>
          <w:ilvl w:val="0"/>
          <w:numId w:val="9"/>
        </w:numPr>
        <w:ind w:left="360" w:hanging="360"/>
        <w:rPr>
          <w:color w:val="000000"/>
        </w:rPr>
      </w:pPr>
      <w:r>
        <w:rPr>
          <w:color w:val="000000"/>
        </w:rPr>
        <w:t>辅助识别嫌疑框颜色-ATR识别的嫌疑框颜色。</w:t>
      </w:r>
    </w:p>
    <w:p>
      <w:pPr>
        <w:pStyle w:val="39"/>
        <w:numPr>
          <w:ilvl w:val="0"/>
          <w:numId w:val="9"/>
        </w:numPr>
        <w:ind w:left="360" w:hanging="360"/>
        <w:rPr>
          <w:color w:val="000000"/>
        </w:rPr>
      </w:pPr>
      <w:r>
        <w:rPr>
          <w:color w:val="000000"/>
        </w:rPr>
        <w:t>记录删除的嫌疑框开关-是否记录判图站删除的ATR识别嫌疑框，已删除用蓝色表示 。</w:t>
      </w:r>
    </w:p>
    <w:p>
      <w:pPr>
        <w:pStyle w:val="39"/>
        <w:rPr>
          <w:color w:val="000000"/>
        </w:rPr>
      </w:pPr>
    </w:p>
    <w:p>
      <w:pPr>
        <w:pStyle w:val="39"/>
      </w:pPr>
    </w:p>
    <w:p>
      <w:pPr>
        <w:rPr>
          <w:sz w:val="20"/>
          <w:szCs w:val="20"/>
        </w:rPr>
      </w:pPr>
    </w:p>
    <w:p>
      <w:pPr>
        <w:pStyle w:val="38"/>
      </w:pPr>
      <w:r>
        <w:t xml:space="preserve">自动识别配置 </w:t>
      </w:r>
    </w:p>
    <w:p>
      <w:pPr>
        <w:pStyle w:val="38"/>
      </w:pPr>
      <w:r>
        <w:t xml:space="preserve">Version 1.0  Phase 1.0  </w:t>
      </w:r>
    </w:p>
    <w:p>
      <w:pPr>
        <w:pStyle w:val="38"/>
      </w:pPr>
      <w:del w:id="114" w:author="admin" w:date="2019-10-17T10:07:25Z">
        <w:r>
          <w:rPr/>
          <w:delText xml:space="preserve">zhuming1 </w:delText>
        </w:r>
      </w:del>
      <w:r>
        <w:t>created on 2019/9/5.  Last modified 2019/9/6</w:t>
      </w:r>
    </w:p>
    <w:p>
      <w:pPr>
        <w:pStyle w:val="39"/>
      </w:pPr>
    </w:p>
    <w:p>
      <w:pPr>
        <w:pStyle w:val="39"/>
      </w:pPr>
      <w:r>
        <w:rPr>
          <w:color w:val="5F5F5F"/>
        </w:rPr>
        <w:t xml:space="preserve"> </w:t>
      </w:r>
      <w:r>
        <w:t xml:space="preserve"> </w:t>
      </w:r>
      <w:bookmarkStart w:id="140" w:name="BKM_BBF1E5C1_178F_4121_9ACF_3796E6651D50"/>
      <w:bookmarkEnd w:id="140"/>
    </w:p>
    <w:p>
      <w:pPr>
        <w:pStyle w:val="39"/>
      </w:pPr>
    </w:p>
    <w:p>
      <w:pPr>
        <w:pStyle w:val="8"/>
      </w:pPr>
      <w:r>
        <w:t>设备端待机时间</w:t>
      </w:r>
    </w:p>
    <w:p>
      <w:pPr>
        <w:pStyle w:val="39"/>
      </w:pPr>
      <w:r>
        <w:rPr>
          <w:rStyle w:val="27"/>
          <w:color w:val="000000"/>
        </w:rPr>
        <w:t>需求 in package '设备端'</w:t>
      </w:r>
    </w:p>
    <w:p>
      <w:pPr>
        <w:tabs>
          <w:tab w:val="left" w:pos="720"/>
        </w:tabs>
        <w:rPr>
          <w:sz w:val="20"/>
          <w:szCs w:val="20"/>
        </w:rPr>
      </w:pPr>
    </w:p>
    <w:p>
      <w:pPr>
        <w:pStyle w:val="39"/>
      </w:pPr>
      <w:r>
        <w:rPr>
          <w:color w:val="000000"/>
        </w:rPr>
        <w:t>设备端登陆后无操作超过此时间，退回登陆界面。</w:t>
      </w:r>
    </w:p>
    <w:p>
      <w:pPr>
        <w:rPr>
          <w:sz w:val="20"/>
          <w:szCs w:val="20"/>
        </w:rPr>
      </w:pPr>
    </w:p>
    <w:p>
      <w:pPr>
        <w:pStyle w:val="38"/>
      </w:pPr>
      <w:r>
        <w:t xml:space="preserve">设备端待机时间 </w:t>
      </w:r>
    </w:p>
    <w:p>
      <w:pPr>
        <w:pStyle w:val="38"/>
      </w:pPr>
      <w:r>
        <w:t xml:space="preserve">Version 1.0  Phase 1.0  </w:t>
      </w:r>
    </w:p>
    <w:p>
      <w:pPr>
        <w:pStyle w:val="38"/>
      </w:pPr>
      <w:del w:id="115" w:author="admin" w:date="2019-10-17T10:07:25Z">
        <w:r>
          <w:rPr/>
          <w:delText xml:space="preserve">zhuming1 </w:delText>
        </w:r>
      </w:del>
      <w:r>
        <w:t>created on 2019/9/5.  Last modified 2019/9/6</w:t>
      </w:r>
    </w:p>
    <w:p>
      <w:pPr>
        <w:pStyle w:val="39"/>
      </w:pPr>
    </w:p>
    <w:p>
      <w:pPr>
        <w:pStyle w:val="39"/>
      </w:pPr>
      <w:r>
        <w:rPr>
          <w:color w:val="5F5F5F"/>
        </w:rPr>
        <w:t xml:space="preserve"> </w:t>
      </w:r>
      <w:r>
        <w:t xml:space="preserve">     </w:t>
      </w:r>
      <w:bookmarkStart w:id="141" w:name="BKM_5E43F29E_97BD_484A_BD89_1FC43FE0F16C"/>
      <w:bookmarkEnd w:id="141"/>
      <w:bookmarkStart w:id="142" w:name="¼¯ÖÐ²ÎÊýÅäÖÃ_END"/>
      <w:bookmarkEnd w:id="142"/>
      <w:bookmarkStart w:id="143" w:name="Éè±¸¶Ë_END"/>
      <w:bookmarkEnd w:id="143"/>
      <w:bookmarkStart w:id="144" w:name="BKM_795CD8A8_F8AF_4327_A65E_DD2E45F79F62"/>
      <w:bookmarkEnd w:id="144"/>
      <w:bookmarkStart w:id="145" w:name="BKM_2B21C492_D1F1_4EE4_84C3_C9C1DC14C1CC"/>
      <w:bookmarkEnd w:id="145"/>
    </w:p>
    <w:p>
      <w:pPr>
        <w:pStyle w:val="39"/>
      </w:pPr>
    </w:p>
    <w:p>
      <w:pPr>
        <w:pStyle w:val="6"/>
      </w:pPr>
      <w:r>
        <w:t>毫米波设备管理</w:t>
      </w:r>
    </w:p>
    <w:p>
      <w:pPr>
        <w:pStyle w:val="39"/>
      </w:pPr>
      <w:r>
        <w:rPr>
          <w:rStyle w:val="27"/>
          <w:color w:val="000000"/>
        </w:rPr>
        <w:t>需求 in package '设备管理'</w:t>
      </w:r>
    </w:p>
    <w:p>
      <w:pPr>
        <w:rPr>
          <w:sz w:val="20"/>
          <w:szCs w:val="20"/>
        </w:rPr>
      </w:pPr>
    </w:p>
    <w:p>
      <w:pPr>
        <w:pStyle w:val="38"/>
      </w:pPr>
      <w:r>
        <w:t xml:space="preserve">毫米波设备管理 </w:t>
      </w:r>
    </w:p>
    <w:p>
      <w:pPr>
        <w:pStyle w:val="38"/>
      </w:pPr>
      <w:r>
        <w:t xml:space="preserve">Version 1.0  Phase 1.0  </w:t>
      </w:r>
    </w:p>
    <w:p>
      <w:pPr>
        <w:pStyle w:val="38"/>
      </w:pPr>
      <w:r>
        <w:t>yuanshaoming created on 2019/8/20.  Last modified 2019/8/20</w:t>
      </w:r>
    </w:p>
    <w:p>
      <w:pPr>
        <w:pStyle w:val="39"/>
      </w:pPr>
    </w:p>
    <w:p>
      <w:pPr>
        <w:pStyle w:val="39"/>
      </w:pPr>
      <w:r>
        <w:rPr>
          <w:color w:val="5F5F5F"/>
        </w:rPr>
        <w:t xml:space="preserve"> </w:t>
      </w:r>
      <w:r>
        <w:t xml:space="preserve"> </w:t>
      </w:r>
      <w:bookmarkStart w:id="146" w:name="BKM_5BA7F8D9_310D_4405_AAD3_FE3D416333B1"/>
      <w:bookmarkEnd w:id="146"/>
    </w:p>
    <w:p>
      <w:pPr>
        <w:pStyle w:val="39"/>
      </w:pPr>
    </w:p>
    <w:p>
      <w:pPr>
        <w:pStyle w:val="6"/>
      </w:pPr>
      <w:r>
        <w:t>添加毫米波设备</w:t>
      </w:r>
    </w:p>
    <w:p>
      <w:pPr>
        <w:pStyle w:val="39"/>
      </w:pPr>
      <w:r>
        <w:rPr>
          <w:rStyle w:val="27"/>
          <w:color w:val="000000"/>
        </w:rPr>
        <w:t>需求 in package '设备管理'</w:t>
      </w:r>
    </w:p>
    <w:p>
      <w:pPr>
        <w:tabs>
          <w:tab w:val="left" w:pos="720"/>
        </w:tabs>
        <w:rPr>
          <w:sz w:val="20"/>
          <w:szCs w:val="20"/>
        </w:rPr>
      </w:pPr>
    </w:p>
    <w:p>
      <w:pPr>
        <w:pStyle w:val="39"/>
      </w:pPr>
      <w:r>
        <w:rPr>
          <w:color w:val="000000"/>
        </w:rPr>
        <w:t>可以在系统中添加毫米波设备,添加信息包括但不限于：设备型号、设备编号、设备描述、设备IP、通道、设备组别、策略组别、备注。</w:t>
      </w:r>
    </w:p>
    <w:p>
      <w:pPr>
        <w:rPr>
          <w:sz w:val="20"/>
          <w:szCs w:val="20"/>
        </w:rPr>
      </w:pPr>
    </w:p>
    <w:p>
      <w:pPr>
        <w:pStyle w:val="38"/>
      </w:pPr>
      <w:r>
        <w:t xml:space="preserve">添加毫米波设备 </w:t>
      </w:r>
    </w:p>
    <w:p>
      <w:pPr>
        <w:pStyle w:val="38"/>
      </w:pPr>
      <w:r>
        <w:t xml:space="preserve">Version 1.0  Phase 1.0  </w:t>
      </w:r>
    </w:p>
    <w:p>
      <w:pPr>
        <w:pStyle w:val="38"/>
      </w:pPr>
      <w:r>
        <w:t>yuanshaoming created on 2019/8/20.  Last modified 2019/9/29</w:t>
      </w:r>
    </w:p>
    <w:p>
      <w:pPr>
        <w:pStyle w:val="39"/>
      </w:pPr>
    </w:p>
    <w:p>
      <w:pPr>
        <w:pStyle w:val="39"/>
      </w:pPr>
      <w:r>
        <w:rPr>
          <w:color w:val="5F5F5F"/>
        </w:rPr>
        <w:t xml:space="preserve"> </w:t>
      </w:r>
      <w:r>
        <w:t xml:space="preserve"> </w:t>
      </w:r>
      <w:bookmarkStart w:id="147" w:name="BKM_1255D291_4EB8_4EF9_9CF8_7B6012277003"/>
      <w:bookmarkEnd w:id="147"/>
    </w:p>
    <w:p>
      <w:pPr>
        <w:pStyle w:val="39"/>
      </w:pPr>
    </w:p>
    <w:p>
      <w:pPr>
        <w:pStyle w:val="6"/>
      </w:pPr>
      <w:r>
        <w:t>编辑毫米波设备</w:t>
      </w:r>
    </w:p>
    <w:p>
      <w:pPr>
        <w:pStyle w:val="39"/>
      </w:pPr>
      <w:r>
        <w:rPr>
          <w:rStyle w:val="27"/>
          <w:color w:val="000000"/>
        </w:rPr>
        <w:t>需求 in package '设备管理'</w:t>
      </w:r>
    </w:p>
    <w:p>
      <w:pPr>
        <w:tabs>
          <w:tab w:val="left" w:pos="720"/>
        </w:tabs>
        <w:rPr>
          <w:sz w:val="20"/>
          <w:szCs w:val="20"/>
        </w:rPr>
      </w:pPr>
    </w:p>
    <w:p>
      <w:pPr>
        <w:pStyle w:val="39"/>
      </w:pPr>
      <w:r>
        <w:rPr>
          <w:color w:val="000000"/>
        </w:rPr>
        <w:t>可以在系统中编辑毫米波设备,可编辑信息包括但不限于：设备描述、设备IP、通道、设备组别、策略组别、备注。</w:t>
      </w:r>
    </w:p>
    <w:p>
      <w:pPr>
        <w:rPr>
          <w:sz w:val="20"/>
          <w:szCs w:val="20"/>
        </w:rPr>
      </w:pPr>
    </w:p>
    <w:p>
      <w:pPr>
        <w:pStyle w:val="38"/>
      </w:pPr>
      <w:r>
        <w:t xml:space="preserve">编辑毫米波设备 </w:t>
      </w:r>
    </w:p>
    <w:p>
      <w:pPr>
        <w:pStyle w:val="38"/>
      </w:pPr>
      <w:r>
        <w:t xml:space="preserve">Version 1.0  Phase 1.0  </w:t>
      </w:r>
    </w:p>
    <w:p>
      <w:pPr>
        <w:pStyle w:val="38"/>
      </w:pPr>
      <w:r>
        <w:t>yuanshaoming created on 2019/8/20.  Last modified 2019/9/29</w:t>
      </w:r>
    </w:p>
    <w:p>
      <w:pPr>
        <w:pStyle w:val="39"/>
      </w:pPr>
    </w:p>
    <w:p>
      <w:pPr>
        <w:pStyle w:val="39"/>
      </w:pPr>
      <w:r>
        <w:rPr>
          <w:color w:val="5F5F5F"/>
        </w:rPr>
        <w:t xml:space="preserve"> </w:t>
      </w:r>
      <w:r>
        <w:t xml:space="preserve"> </w:t>
      </w:r>
      <w:bookmarkStart w:id="148" w:name="BKM_C2E9CAA6_CF9E_478F_9CEA_34C7A3AEA076"/>
      <w:bookmarkEnd w:id="148"/>
    </w:p>
    <w:p>
      <w:pPr>
        <w:pStyle w:val="39"/>
      </w:pPr>
    </w:p>
    <w:p>
      <w:pPr>
        <w:pStyle w:val="6"/>
      </w:pPr>
      <w:r>
        <w:t>删除毫米波设备</w:t>
      </w:r>
    </w:p>
    <w:p>
      <w:pPr>
        <w:pStyle w:val="39"/>
      </w:pPr>
      <w:r>
        <w:rPr>
          <w:rStyle w:val="27"/>
          <w:color w:val="000000"/>
        </w:rPr>
        <w:t>需求 in package '设备管理'</w:t>
      </w:r>
    </w:p>
    <w:p>
      <w:pPr>
        <w:rPr>
          <w:sz w:val="20"/>
          <w:szCs w:val="20"/>
        </w:rPr>
      </w:pPr>
    </w:p>
    <w:p>
      <w:pPr>
        <w:pStyle w:val="38"/>
      </w:pPr>
      <w:r>
        <w:t xml:space="preserve">删除毫米波设备 </w:t>
      </w:r>
    </w:p>
    <w:p>
      <w:pPr>
        <w:pStyle w:val="38"/>
      </w:pPr>
      <w:r>
        <w:t xml:space="preserve">Version 1.0  Phase 1.0  </w:t>
      </w:r>
    </w:p>
    <w:p>
      <w:pPr>
        <w:pStyle w:val="38"/>
      </w:pPr>
      <w:r>
        <w:t>yuanshaoming created on 2019/8/20.  Last modified 2019/8/20</w:t>
      </w:r>
    </w:p>
    <w:p>
      <w:pPr>
        <w:pStyle w:val="39"/>
      </w:pPr>
    </w:p>
    <w:p>
      <w:pPr>
        <w:pStyle w:val="39"/>
      </w:pPr>
      <w:r>
        <w:rPr>
          <w:color w:val="5F5F5F"/>
        </w:rPr>
        <w:t xml:space="preserve"> </w:t>
      </w:r>
      <w:r>
        <w:t xml:space="preserve"> </w:t>
      </w:r>
      <w:bookmarkStart w:id="149" w:name="BKM_80E77E57_8543_4813_B672_E567B1FB31AB"/>
      <w:bookmarkEnd w:id="149"/>
    </w:p>
    <w:p>
      <w:pPr>
        <w:pStyle w:val="39"/>
      </w:pPr>
    </w:p>
    <w:p>
      <w:pPr>
        <w:pStyle w:val="6"/>
      </w:pPr>
      <w:r>
        <w:t>审图客户端管理</w:t>
      </w:r>
    </w:p>
    <w:p>
      <w:pPr>
        <w:pStyle w:val="39"/>
      </w:pPr>
      <w:r>
        <w:rPr>
          <w:rStyle w:val="27"/>
          <w:color w:val="000000"/>
        </w:rPr>
        <w:t>需求 in package '设备管理'</w:t>
      </w:r>
    </w:p>
    <w:p>
      <w:pPr>
        <w:rPr>
          <w:sz w:val="20"/>
          <w:szCs w:val="20"/>
        </w:rPr>
      </w:pPr>
    </w:p>
    <w:p>
      <w:pPr>
        <w:pStyle w:val="38"/>
      </w:pPr>
      <w:r>
        <w:t xml:space="preserve">审图客户端管理 </w:t>
      </w:r>
    </w:p>
    <w:p>
      <w:pPr>
        <w:pStyle w:val="38"/>
      </w:pPr>
      <w:r>
        <w:t xml:space="preserve">Version 1.0  Phase 1.0  </w:t>
      </w:r>
    </w:p>
    <w:p>
      <w:pPr>
        <w:pStyle w:val="38"/>
      </w:pPr>
      <w:r>
        <w:t>yuanshaoming created on 2019/8/20.  Last modified 2019/8/20</w:t>
      </w:r>
    </w:p>
    <w:p>
      <w:pPr>
        <w:pStyle w:val="39"/>
      </w:pPr>
    </w:p>
    <w:p>
      <w:pPr>
        <w:pStyle w:val="39"/>
      </w:pPr>
      <w:r>
        <w:rPr>
          <w:color w:val="5F5F5F"/>
        </w:rPr>
        <w:t xml:space="preserve"> </w:t>
      </w:r>
      <w:r>
        <w:t xml:space="preserve"> </w:t>
      </w:r>
      <w:bookmarkStart w:id="150" w:name="BKM_AD26B767_8FE5_4892_890D_E290231F6BBB"/>
      <w:bookmarkEnd w:id="150"/>
    </w:p>
    <w:p>
      <w:pPr>
        <w:pStyle w:val="39"/>
      </w:pPr>
    </w:p>
    <w:p>
      <w:pPr>
        <w:pStyle w:val="6"/>
      </w:pPr>
      <w:r>
        <w:t>添加审图客户端</w:t>
      </w:r>
    </w:p>
    <w:p>
      <w:pPr>
        <w:pStyle w:val="39"/>
      </w:pPr>
      <w:r>
        <w:rPr>
          <w:rStyle w:val="27"/>
          <w:color w:val="000000"/>
        </w:rPr>
        <w:t>需求 in package '设备管理'</w:t>
      </w:r>
    </w:p>
    <w:p>
      <w:pPr>
        <w:tabs>
          <w:tab w:val="left" w:pos="720"/>
        </w:tabs>
        <w:rPr>
          <w:sz w:val="20"/>
          <w:szCs w:val="20"/>
        </w:rPr>
      </w:pPr>
    </w:p>
    <w:p>
      <w:pPr>
        <w:pStyle w:val="39"/>
      </w:pPr>
      <w:r>
        <w:rPr>
          <w:color w:val="000000"/>
        </w:rPr>
        <w:t>可以在系统中添加审图客户端,添加信息包括但不限于：设备型号、设备编号、设备描述、设备IP、略组别、查验性别（男查男，女查女、女查全部等）、备注。</w:t>
      </w:r>
    </w:p>
    <w:p>
      <w:pPr>
        <w:rPr>
          <w:sz w:val="20"/>
          <w:szCs w:val="20"/>
        </w:rPr>
      </w:pPr>
    </w:p>
    <w:p>
      <w:pPr>
        <w:pStyle w:val="38"/>
      </w:pPr>
      <w:r>
        <w:t xml:space="preserve">添加审图客户端 </w:t>
      </w:r>
    </w:p>
    <w:p>
      <w:pPr>
        <w:pStyle w:val="38"/>
      </w:pPr>
      <w:r>
        <w:t xml:space="preserve">Version 1.0  Phase 1.0  </w:t>
      </w:r>
    </w:p>
    <w:p>
      <w:pPr>
        <w:pStyle w:val="38"/>
      </w:pPr>
      <w:r>
        <w:t>yuanshaoming created on 2019/8/20.  Last modified 2019/9/29</w:t>
      </w:r>
    </w:p>
    <w:p>
      <w:pPr>
        <w:pStyle w:val="39"/>
      </w:pPr>
    </w:p>
    <w:p>
      <w:pPr>
        <w:pStyle w:val="39"/>
      </w:pPr>
      <w:r>
        <w:rPr>
          <w:color w:val="5F5F5F"/>
        </w:rPr>
        <w:t xml:space="preserve"> </w:t>
      </w:r>
      <w:r>
        <w:t xml:space="preserve"> </w:t>
      </w:r>
      <w:bookmarkStart w:id="151" w:name="BKM_68874F21_2164_4A8F_866D_909A4AFC2A0A"/>
      <w:bookmarkEnd w:id="151"/>
    </w:p>
    <w:p>
      <w:pPr>
        <w:pStyle w:val="39"/>
      </w:pPr>
    </w:p>
    <w:p>
      <w:pPr>
        <w:pStyle w:val="6"/>
      </w:pPr>
      <w:r>
        <w:t>编辑审图客户端</w:t>
      </w:r>
    </w:p>
    <w:p>
      <w:pPr>
        <w:pStyle w:val="39"/>
      </w:pPr>
      <w:r>
        <w:rPr>
          <w:rStyle w:val="27"/>
          <w:color w:val="000000"/>
        </w:rPr>
        <w:t>需求 in package '设备管理'</w:t>
      </w:r>
    </w:p>
    <w:p>
      <w:pPr>
        <w:tabs>
          <w:tab w:val="left" w:pos="720"/>
        </w:tabs>
        <w:rPr>
          <w:sz w:val="20"/>
          <w:szCs w:val="20"/>
        </w:rPr>
      </w:pPr>
    </w:p>
    <w:p>
      <w:pPr>
        <w:pStyle w:val="39"/>
      </w:pPr>
      <w:r>
        <w:rPr>
          <w:color w:val="000000"/>
        </w:rPr>
        <w:t>可以在系统中编辑审图客户端,可编辑信息包括但不限于：设备描述、设备IP、策略组别、查验性别（男查男，女查女、女查全部等）、备注。</w:t>
      </w:r>
    </w:p>
    <w:p>
      <w:pPr>
        <w:rPr>
          <w:sz w:val="20"/>
          <w:szCs w:val="20"/>
        </w:rPr>
      </w:pPr>
    </w:p>
    <w:p>
      <w:pPr>
        <w:pStyle w:val="38"/>
      </w:pPr>
      <w:r>
        <w:t xml:space="preserve">编辑审图客户端 </w:t>
      </w:r>
    </w:p>
    <w:p>
      <w:pPr>
        <w:pStyle w:val="38"/>
      </w:pPr>
      <w:r>
        <w:t xml:space="preserve">Version 1.0  Phase 1.0  </w:t>
      </w:r>
    </w:p>
    <w:p>
      <w:pPr>
        <w:pStyle w:val="38"/>
      </w:pPr>
      <w:r>
        <w:t>yuanshaoming created on 2019/8/20.  Last modified 2019/9/29</w:t>
      </w:r>
    </w:p>
    <w:p>
      <w:pPr>
        <w:pStyle w:val="39"/>
      </w:pPr>
    </w:p>
    <w:p>
      <w:pPr>
        <w:pStyle w:val="39"/>
      </w:pPr>
      <w:r>
        <w:rPr>
          <w:color w:val="5F5F5F"/>
        </w:rPr>
        <w:t xml:space="preserve"> </w:t>
      </w:r>
      <w:r>
        <w:t xml:space="preserve"> </w:t>
      </w:r>
      <w:bookmarkStart w:id="152" w:name="BKM_01AABF20_51F4_4A2E_8776_132403FE8E6C"/>
      <w:bookmarkEnd w:id="152"/>
    </w:p>
    <w:p>
      <w:pPr>
        <w:pStyle w:val="39"/>
      </w:pPr>
    </w:p>
    <w:p>
      <w:pPr>
        <w:pStyle w:val="6"/>
      </w:pPr>
      <w:r>
        <w:t>删除审图客户端</w:t>
      </w:r>
    </w:p>
    <w:p>
      <w:pPr>
        <w:pStyle w:val="39"/>
      </w:pPr>
      <w:r>
        <w:rPr>
          <w:rStyle w:val="27"/>
          <w:color w:val="000000"/>
        </w:rPr>
        <w:t>需求 in package '设备管理'</w:t>
      </w:r>
    </w:p>
    <w:p>
      <w:pPr>
        <w:rPr>
          <w:sz w:val="20"/>
          <w:szCs w:val="20"/>
        </w:rPr>
      </w:pPr>
    </w:p>
    <w:p>
      <w:pPr>
        <w:pStyle w:val="38"/>
      </w:pPr>
      <w:r>
        <w:t xml:space="preserve">删除审图客户端 </w:t>
      </w:r>
    </w:p>
    <w:p>
      <w:pPr>
        <w:pStyle w:val="38"/>
      </w:pPr>
      <w:r>
        <w:t xml:space="preserve">Version 1.0  Phase 1.0  </w:t>
      </w:r>
    </w:p>
    <w:p>
      <w:pPr>
        <w:pStyle w:val="38"/>
      </w:pPr>
      <w:r>
        <w:t>yuanshaoming created on 2019/8/20.  Last modified 2019/8/20</w:t>
      </w:r>
    </w:p>
    <w:p>
      <w:pPr>
        <w:pStyle w:val="39"/>
      </w:pPr>
    </w:p>
    <w:p>
      <w:pPr>
        <w:pStyle w:val="39"/>
      </w:pPr>
      <w:r>
        <w:rPr>
          <w:color w:val="5F5F5F"/>
        </w:rPr>
        <w:t xml:space="preserve"> </w:t>
      </w:r>
      <w:r>
        <w:t xml:space="preserve"> </w:t>
      </w:r>
      <w:bookmarkStart w:id="153" w:name="BKM_A0A3752E_D315_4979_8BB7_FA6ED3F5010B"/>
      <w:bookmarkEnd w:id="153"/>
    </w:p>
    <w:p>
      <w:pPr>
        <w:pStyle w:val="39"/>
      </w:pPr>
    </w:p>
    <w:p>
      <w:pPr>
        <w:pStyle w:val="6"/>
      </w:pPr>
      <w:r>
        <w:t>移动查验端管理</w:t>
      </w:r>
    </w:p>
    <w:p>
      <w:pPr>
        <w:pStyle w:val="39"/>
      </w:pPr>
      <w:r>
        <w:rPr>
          <w:rStyle w:val="27"/>
          <w:color w:val="000000"/>
        </w:rPr>
        <w:t>需求 in package '设备管理'</w:t>
      </w:r>
    </w:p>
    <w:p>
      <w:pPr>
        <w:rPr>
          <w:sz w:val="20"/>
          <w:szCs w:val="20"/>
        </w:rPr>
      </w:pPr>
    </w:p>
    <w:p>
      <w:pPr>
        <w:pStyle w:val="38"/>
      </w:pPr>
      <w:r>
        <w:t xml:space="preserve">移动查验端管理 </w:t>
      </w:r>
    </w:p>
    <w:p>
      <w:pPr>
        <w:pStyle w:val="38"/>
      </w:pPr>
      <w:r>
        <w:t xml:space="preserve">Version 1.0  Phase 1.0  </w:t>
      </w:r>
    </w:p>
    <w:p>
      <w:pPr>
        <w:pStyle w:val="38"/>
      </w:pPr>
      <w:r>
        <w:t>yuanshaoming created on 2019/8/20.  Last modified 2019/8/20</w:t>
      </w:r>
    </w:p>
    <w:p>
      <w:pPr>
        <w:pStyle w:val="39"/>
      </w:pPr>
    </w:p>
    <w:p>
      <w:pPr>
        <w:pStyle w:val="39"/>
      </w:pPr>
      <w:r>
        <w:rPr>
          <w:color w:val="5F5F5F"/>
        </w:rPr>
        <w:t xml:space="preserve"> </w:t>
      </w:r>
      <w:r>
        <w:t xml:space="preserve"> </w:t>
      </w:r>
      <w:bookmarkStart w:id="154" w:name="BKM_68D22D96_2C32_4CB4_AE72_56A4ECC5DEB0"/>
      <w:bookmarkEnd w:id="154"/>
    </w:p>
    <w:p>
      <w:pPr>
        <w:pStyle w:val="39"/>
      </w:pPr>
    </w:p>
    <w:p>
      <w:pPr>
        <w:pStyle w:val="6"/>
      </w:pPr>
      <w:r>
        <w:t>添加移动查验端</w:t>
      </w:r>
    </w:p>
    <w:p>
      <w:pPr>
        <w:pStyle w:val="39"/>
      </w:pPr>
      <w:r>
        <w:rPr>
          <w:rStyle w:val="27"/>
          <w:color w:val="000000"/>
        </w:rPr>
        <w:t>需求 in package '设备管理'</w:t>
      </w:r>
    </w:p>
    <w:p>
      <w:pPr>
        <w:tabs>
          <w:tab w:val="left" w:pos="720"/>
        </w:tabs>
        <w:rPr>
          <w:sz w:val="20"/>
          <w:szCs w:val="20"/>
        </w:rPr>
      </w:pPr>
    </w:p>
    <w:p>
      <w:pPr>
        <w:pStyle w:val="39"/>
      </w:pPr>
      <w:r>
        <w:rPr>
          <w:color w:val="000000"/>
        </w:rPr>
        <w:t>可以在系统中添加手检站客户端,添加信息包括但不限于：设备型号、设备编号、设备描述、设备IP、策略组别、查验性别（男查男，女查女、女查全部等） 备注。</w:t>
      </w:r>
    </w:p>
    <w:p>
      <w:pPr>
        <w:rPr>
          <w:sz w:val="20"/>
          <w:szCs w:val="20"/>
        </w:rPr>
      </w:pPr>
    </w:p>
    <w:p>
      <w:pPr>
        <w:pStyle w:val="38"/>
      </w:pPr>
      <w:r>
        <w:t xml:space="preserve">添加移动查验端 </w:t>
      </w:r>
    </w:p>
    <w:p>
      <w:pPr>
        <w:pStyle w:val="38"/>
      </w:pPr>
      <w:r>
        <w:t xml:space="preserve">Version 1.0  Phase 1.0  </w:t>
      </w:r>
    </w:p>
    <w:p>
      <w:pPr>
        <w:pStyle w:val="38"/>
      </w:pPr>
      <w:r>
        <w:t>yuanshaoming created on 2019/8/20.  Last modified 2019/9/29</w:t>
      </w:r>
    </w:p>
    <w:p>
      <w:pPr>
        <w:pStyle w:val="39"/>
      </w:pPr>
    </w:p>
    <w:p>
      <w:pPr>
        <w:pStyle w:val="39"/>
      </w:pPr>
      <w:r>
        <w:rPr>
          <w:color w:val="5F5F5F"/>
        </w:rPr>
        <w:t xml:space="preserve"> </w:t>
      </w:r>
      <w:r>
        <w:t xml:space="preserve"> </w:t>
      </w:r>
      <w:bookmarkStart w:id="155" w:name="BKM_7FBF426F_31FD_46EB_9AF5_3CE5A92E06E4"/>
      <w:bookmarkEnd w:id="155"/>
    </w:p>
    <w:p>
      <w:pPr>
        <w:pStyle w:val="39"/>
      </w:pPr>
    </w:p>
    <w:p>
      <w:pPr>
        <w:pStyle w:val="6"/>
      </w:pPr>
      <w:r>
        <w:t>编辑移动查验端</w:t>
      </w:r>
    </w:p>
    <w:p>
      <w:pPr>
        <w:pStyle w:val="39"/>
      </w:pPr>
      <w:r>
        <w:rPr>
          <w:rStyle w:val="27"/>
          <w:color w:val="000000"/>
        </w:rPr>
        <w:t>需求 in package '设备管理'</w:t>
      </w:r>
    </w:p>
    <w:p>
      <w:pPr>
        <w:tabs>
          <w:tab w:val="left" w:pos="720"/>
        </w:tabs>
        <w:rPr>
          <w:sz w:val="20"/>
          <w:szCs w:val="20"/>
        </w:rPr>
      </w:pPr>
    </w:p>
    <w:p>
      <w:pPr>
        <w:pStyle w:val="39"/>
      </w:pPr>
      <w:r>
        <w:rPr>
          <w:color w:val="000000"/>
        </w:rPr>
        <w:t>可以在系统中编辑手检站客户端,可编辑信息包括但不限于：设备描述、设备IP、策略组别、查验性别（男查男，女查女、女查全部等）备注。</w:t>
      </w:r>
    </w:p>
    <w:p>
      <w:pPr>
        <w:rPr>
          <w:sz w:val="20"/>
          <w:szCs w:val="20"/>
        </w:rPr>
      </w:pPr>
    </w:p>
    <w:p>
      <w:pPr>
        <w:pStyle w:val="38"/>
      </w:pPr>
      <w:r>
        <w:t xml:space="preserve">编辑移动查验端 </w:t>
      </w:r>
    </w:p>
    <w:p>
      <w:pPr>
        <w:pStyle w:val="38"/>
      </w:pPr>
      <w:r>
        <w:t xml:space="preserve">Version 1.0  Phase 1.0  </w:t>
      </w:r>
    </w:p>
    <w:p>
      <w:pPr>
        <w:pStyle w:val="38"/>
      </w:pPr>
      <w:r>
        <w:t>yuanshaoming created on 2019/8/20.  Last modified 2019/9/29</w:t>
      </w:r>
    </w:p>
    <w:p>
      <w:pPr>
        <w:pStyle w:val="39"/>
      </w:pPr>
    </w:p>
    <w:p>
      <w:pPr>
        <w:pStyle w:val="39"/>
      </w:pPr>
      <w:r>
        <w:rPr>
          <w:color w:val="5F5F5F"/>
        </w:rPr>
        <w:t xml:space="preserve"> </w:t>
      </w:r>
      <w:r>
        <w:t xml:space="preserve"> </w:t>
      </w:r>
      <w:bookmarkStart w:id="156" w:name="BKM_0B2731F6_B583_484D_9DD7_1077FA90403B"/>
      <w:bookmarkEnd w:id="156"/>
    </w:p>
    <w:p>
      <w:pPr>
        <w:pStyle w:val="39"/>
      </w:pPr>
    </w:p>
    <w:p>
      <w:pPr>
        <w:pStyle w:val="6"/>
      </w:pPr>
      <w:r>
        <w:t>删除移动查验端</w:t>
      </w:r>
    </w:p>
    <w:p>
      <w:pPr>
        <w:pStyle w:val="39"/>
      </w:pPr>
      <w:r>
        <w:rPr>
          <w:rStyle w:val="27"/>
          <w:color w:val="000000"/>
        </w:rPr>
        <w:t>需求 in package '设备管理'</w:t>
      </w:r>
    </w:p>
    <w:p>
      <w:pPr>
        <w:rPr>
          <w:sz w:val="20"/>
          <w:szCs w:val="20"/>
        </w:rPr>
      </w:pPr>
    </w:p>
    <w:p>
      <w:pPr>
        <w:pStyle w:val="38"/>
      </w:pPr>
      <w:r>
        <w:t xml:space="preserve">删除移动查验端 </w:t>
      </w:r>
    </w:p>
    <w:p>
      <w:pPr>
        <w:pStyle w:val="38"/>
      </w:pPr>
      <w:r>
        <w:t xml:space="preserve">Version 1.0  Phase 1.0  </w:t>
      </w:r>
    </w:p>
    <w:p>
      <w:pPr>
        <w:pStyle w:val="38"/>
      </w:pPr>
      <w:r>
        <w:t>yuanshaoming created on 2019/8/20.  Last modified 2019/8/20</w:t>
      </w:r>
    </w:p>
    <w:p>
      <w:pPr>
        <w:pStyle w:val="39"/>
      </w:pPr>
    </w:p>
    <w:p>
      <w:pPr>
        <w:pStyle w:val="39"/>
      </w:pPr>
      <w:r>
        <w:rPr>
          <w:color w:val="5F5F5F"/>
        </w:rPr>
        <w:t xml:space="preserve"> </w:t>
      </w:r>
      <w:r>
        <w:t xml:space="preserve"> </w:t>
      </w:r>
      <w:bookmarkStart w:id="157" w:name="BKM_0632C126_49A9_45D0_BCE7_4FAADCDF82D5"/>
      <w:bookmarkEnd w:id="157"/>
    </w:p>
    <w:p>
      <w:pPr>
        <w:pStyle w:val="39"/>
      </w:pPr>
    </w:p>
    <w:p>
      <w:pPr>
        <w:pStyle w:val="6"/>
      </w:pPr>
      <w:r>
        <w:t>集中监控</w:t>
      </w:r>
    </w:p>
    <w:p>
      <w:pPr>
        <w:pStyle w:val="39"/>
      </w:pPr>
      <w:r>
        <w:rPr>
          <w:rStyle w:val="27"/>
          <w:color w:val="000000"/>
        </w:rPr>
        <w:t>需求 in package '设备管理'</w:t>
      </w:r>
    </w:p>
    <w:p>
      <w:pPr>
        <w:rPr>
          <w:sz w:val="20"/>
          <w:szCs w:val="20"/>
        </w:rPr>
      </w:pPr>
    </w:p>
    <w:p>
      <w:pPr>
        <w:pStyle w:val="38"/>
      </w:pPr>
      <w:r>
        <w:t xml:space="preserve">集中监控 </w:t>
      </w:r>
    </w:p>
    <w:p>
      <w:pPr>
        <w:pStyle w:val="38"/>
      </w:pPr>
      <w:r>
        <w:t xml:space="preserve">Version 1.0  Phase 1.0  </w:t>
      </w:r>
    </w:p>
    <w:p>
      <w:pPr>
        <w:pStyle w:val="38"/>
      </w:pPr>
      <w:r>
        <w:t>yuanshaoming created on 2019/8/20.  Last modified 2019/8/20</w:t>
      </w:r>
    </w:p>
    <w:p>
      <w:pPr>
        <w:pStyle w:val="39"/>
      </w:pPr>
    </w:p>
    <w:p>
      <w:pPr>
        <w:pStyle w:val="39"/>
      </w:pPr>
      <w:r>
        <w:rPr>
          <w:color w:val="5F5F5F"/>
        </w:rPr>
        <w:t xml:space="preserve"> </w:t>
      </w:r>
      <w:r>
        <w:t xml:space="preserve"> </w:t>
      </w:r>
      <w:bookmarkStart w:id="158" w:name="BKM_E7608E8B_594F_480D_9B66_FD75E982BDC0"/>
      <w:bookmarkEnd w:id="158"/>
    </w:p>
    <w:p>
      <w:pPr>
        <w:pStyle w:val="39"/>
      </w:pPr>
    </w:p>
    <w:p>
      <w:pPr>
        <w:pStyle w:val="6"/>
      </w:pPr>
      <w:r>
        <w:t>卡片式显示所有毫米波设备</w:t>
      </w:r>
    </w:p>
    <w:p>
      <w:pPr>
        <w:pStyle w:val="39"/>
      </w:pPr>
      <w:r>
        <w:rPr>
          <w:rStyle w:val="27"/>
          <w:color w:val="000000"/>
        </w:rPr>
        <w:t>需求 in package '设备管理'</w:t>
      </w:r>
    </w:p>
    <w:p>
      <w:pPr>
        <w:tabs>
          <w:tab w:val="left" w:pos="720"/>
        </w:tabs>
        <w:rPr>
          <w:sz w:val="20"/>
          <w:szCs w:val="20"/>
        </w:rPr>
      </w:pPr>
    </w:p>
    <w:p>
      <w:pPr>
        <w:pStyle w:val="39"/>
      </w:pPr>
      <w:r>
        <w:rPr>
          <w:color w:val="000000"/>
        </w:rPr>
        <w:t>小卡片显示所有设备（设备名、位置、组别、用户、状态（故障状态在线、异常、离线。），以不同颜色区分高中低流量）</w:t>
      </w:r>
    </w:p>
    <w:p>
      <w:pPr>
        <w:rPr>
          <w:sz w:val="20"/>
          <w:szCs w:val="20"/>
        </w:rPr>
      </w:pPr>
    </w:p>
    <w:p>
      <w:pPr>
        <w:pStyle w:val="38"/>
      </w:pPr>
      <w:r>
        <w:t xml:space="preserve">卡片式显示所有毫米波设备 </w:t>
      </w:r>
    </w:p>
    <w:p>
      <w:pPr>
        <w:pStyle w:val="38"/>
      </w:pPr>
      <w:r>
        <w:t xml:space="preserve">Version 1.0  Phase 1.0  </w:t>
      </w:r>
    </w:p>
    <w:p>
      <w:pPr>
        <w:pStyle w:val="38"/>
      </w:pPr>
      <w:r>
        <w:t>yuanshaoming created on 2019/8/20.  Last modified 2019/9/16</w:t>
      </w:r>
    </w:p>
    <w:p>
      <w:pPr>
        <w:pStyle w:val="39"/>
      </w:pPr>
    </w:p>
    <w:p>
      <w:pPr>
        <w:pStyle w:val="39"/>
      </w:pPr>
      <w:r>
        <w:rPr>
          <w:color w:val="5F5F5F"/>
        </w:rPr>
        <w:t xml:space="preserve"> </w:t>
      </w:r>
      <w:r>
        <w:t xml:space="preserve"> </w:t>
      </w:r>
      <w:bookmarkStart w:id="159" w:name="BKM_49F24E17_9436_4287_958D_EB06DAEE684C"/>
      <w:bookmarkEnd w:id="159"/>
    </w:p>
    <w:p>
      <w:pPr>
        <w:pStyle w:val="39"/>
      </w:pPr>
    </w:p>
    <w:p>
      <w:pPr>
        <w:pStyle w:val="6"/>
      </w:pPr>
      <w:r>
        <w:t>卡片式显示所有审图客户端</w:t>
      </w:r>
    </w:p>
    <w:p>
      <w:pPr>
        <w:pStyle w:val="39"/>
      </w:pPr>
      <w:r>
        <w:rPr>
          <w:rStyle w:val="27"/>
          <w:color w:val="000000"/>
        </w:rPr>
        <w:t>需求 in package '设备管理'</w:t>
      </w:r>
    </w:p>
    <w:p>
      <w:pPr>
        <w:tabs>
          <w:tab w:val="left" w:pos="720"/>
        </w:tabs>
        <w:rPr>
          <w:sz w:val="20"/>
          <w:szCs w:val="20"/>
        </w:rPr>
      </w:pPr>
    </w:p>
    <w:p>
      <w:pPr>
        <w:pStyle w:val="39"/>
      </w:pPr>
      <w:r>
        <w:rPr>
          <w:color w:val="000000"/>
        </w:rPr>
        <w:t>小卡片显示所有审图客户端（设备名、用户、状态（故障状态在线、异常、离线。），以不同颜色区分高中低流量）</w:t>
      </w:r>
    </w:p>
    <w:p>
      <w:pPr>
        <w:rPr>
          <w:sz w:val="20"/>
          <w:szCs w:val="20"/>
        </w:rPr>
      </w:pPr>
    </w:p>
    <w:p>
      <w:pPr>
        <w:pStyle w:val="38"/>
      </w:pPr>
      <w:r>
        <w:t xml:space="preserve">卡片式显示所有审图客户端 </w:t>
      </w:r>
    </w:p>
    <w:p>
      <w:pPr>
        <w:pStyle w:val="38"/>
      </w:pPr>
      <w:r>
        <w:t xml:space="preserve">Version 1.0  Phase 1.0  </w:t>
      </w:r>
    </w:p>
    <w:p>
      <w:pPr>
        <w:pStyle w:val="38"/>
      </w:pPr>
      <w:r>
        <w:t>yuanshaoming created on 2019/8/20.  Last modified 2019/9/16</w:t>
      </w:r>
    </w:p>
    <w:p>
      <w:pPr>
        <w:pStyle w:val="39"/>
      </w:pPr>
    </w:p>
    <w:p>
      <w:pPr>
        <w:pStyle w:val="39"/>
      </w:pPr>
      <w:r>
        <w:rPr>
          <w:color w:val="5F5F5F"/>
        </w:rPr>
        <w:t xml:space="preserve"> </w:t>
      </w:r>
      <w:r>
        <w:t xml:space="preserve"> </w:t>
      </w:r>
      <w:bookmarkStart w:id="160" w:name="BKM_24A07224_5F16_4CF6_B404_54091E7E2815"/>
      <w:bookmarkEnd w:id="160"/>
    </w:p>
    <w:p>
      <w:pPr>
        <w:pStyle w:val="39"/>
      </w:pPr>
    </w:p>
    <w:p>
      <w:pPr>
        <w:pStyle w:val="6"/>
      </w:pPr>
      <w:r>
        <w:t>卡片式显示所有移动查验端</w:t>
      </w:r>
    </w:p>
    <w:p>
      <w:pPr>
        <w:pStyle w:val="39"/>
      </w:pPr>
      <w:r>
        <w:rPr>
          <w:rStyle w:val="27"/>
          <w:color w:val="000000"/>
        </w:rPr>
        <w:t>需求 in package '设备管理'</w:t>
      </w:r>
    </w:p>
    <w:p>
      <w:pPr>
        <w:tabs>
          <w:tab w:val="left" w:pos="720"/>
        </w:tabs>
        <w:rPr>
          <w:sz w:val="20"/>
          <w:szCs w:val="20"/>
        </w:rPr>
      </w:pPr>
    </w:p>
    <w:p>
      <w:pPr>
        <w:pStyle w:val="39"/>
      </w:pPr>
      <w:r>
        <w:rPr>
          <w:color w:val="000000"/>
        </w:rPr>
        <w:t>小卡片显示所有手检站客户端（设备名、用户、状态（故障状态在线、异常、离线。），以不同颜色区分高中低流量）</w:t>
      </w:r>
    </w:p>
    <w:p>
      <w:pPr>
        <w:rPr>
          <w:sz w:val="20"/>
          <w:szCs w:val="20"/>
        </w:rPr>
      </w:pPr>
    </w:p>
    <w:p>
      <w:pPr>
        <w:pStyle w:val="38"/>
      </w:pPr>
      <w:r>
        <w:t xml:space="preserve">卡片式显示所有移动查验端 </w:t>
      </w:r>
    </w:p>
    <w:p>
      <w:pPr>
        <w:pStyle w:val="38"/>
      </w:pPr>
      <w:r>
        <w:t xml:space="preserve">Version 1.0  Phase 1.0  </w:t>
      </w:r>
    </w:p>
    <w:p>
      <w:pPr>
        <w:pStyle w:val="38"/>
      </w:pPr>
      <w:r>
        <w:t>yuanshaoming created on 2019/8/20.  Last modified 2019/9/16</w:t>
      </w:r>
    </w:p>
    <w:p>
      <w:pPr>
        <w:pStyle w:val="39"/>
      </w:pPr>
    </w:p>
    <w:p>
      <w:pPr>
        <w:pStyle w:val="39"/>
      </w:pPr>
      <w:r>
        <w:rPr>
          <w:color w:val="5F5F5F"/>
        </w:rPr>
        <w:t xml:space="preserve"> </w:t>
      </w:r>
      <w:r>
        <w:t xml:space="preserve">   </w:t>
      </w:r>
      <w:bookmarkStart w:id="161" w:name="BKM_C68363BC_6384_4892_820B_8BAA461CCD93"/>
      <w:bookmarkEnd w:id="161"/>
      <w:bookmarkStart w:id="162" w:name="Éè±¸¹ÜÀí_END"/>
      <w:bookmarkEnd w:id="162"/>
      <w:bookmarkStart w:id="163" w:name="BKM_CBF7FD28_D945_4D83_AADD_E53ED79D7501"/>
      <w:bookmarkEnd w:id="163"/>
    </w:p>
    <w:p>
      <w:pPr>
        <w:pStyle w:val="39"/>
      </w:pPr>
    </w:p>
    <w:p>
      <w:bookmarkStart w:id="164" w:name="ºÚÃûµ¥¹ÜÀí_START"/>
      <w:bookmarkEnd w:id="164"/>
      <w:r>
        <w:rPr>
          <w:rFonts w:ascii="Times New Roman" w:hAnsi="Times New Roman" w:eastAsia="Times New Roman" w:cs="Times New Roman"/>
          <w:sz w:val="20"/>
          <w:szCs w:val="20"/>
        </w:rPr>
        <w:br w:type="page"/>
      </w:r>
    </w:p>
    <w:p>
      <w:pPr>
        <w:pStyle w:val="5"/>
      </w:pPr>
      <w:r>
        <w:t>黑名单管理</w:t>
      </w:r>
    </w:p>
    <w:p>
      <w:pPr>
        <w:pStyle w:val="39"/>
      </w:pPr>
      <w:r>
        <w:rPr>
          <w:rStyle w:val="27"/>
        </w:rPr>
        <w:t>Package in package '集中管理'</w:t>
      </w:r>
    </w:p>
    <w:p>
      <w:pPr>
        <w:pStyle w:val="39"/>
      </w:pPr>
    </w:p>
    <w:p>
      <w:pPr>
        <w:pStyle w:val="38"/>
        <w:tabs>
          <w:tab w:val="left" w:pos="720"/>
        </w:tabs>
      </w:pPr>
      <w:r>
        <w:t>黑名单管理</w:t>
      </w:r>
    </w:p>
    <w:p>
      <w:pPr>
        <w:pStyle w:val="38"/>
        <w:tabs>
          <w:tab w:val="left" w:pos="720"/>
        </w:tabs>
      </w:pPr>
      <w:r>
        <w:t xml:space="preserve">Version 1.0  Phase 1.0  </w:t>
      </w:r>
    </w:p>
    <w:p>
      <w:pPr>
        <w:pStyle w:val="38"/>
        <w:tabs>
          <w:tab w:val="left" w:pos="720"/>
        </w:tabs>
      </w:pPr>
      <w:del w:id="116" w:author="admin" w:date="2019-10-17T10:07:25Z">
        <w:r>
          <w:rPr/>
          <w:delText xml:space="preserve">zhuming1 </w:delText>
        </w:r>
      </w:del>
      <w:r>
        <w:t>created on 2019/9/4.  Last modified 2019/9/4</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黑名单管理 diagram</w:t>
      </w:r>
    </w:p>
    <w:p>
      <w:pPr>
        <w:pStyle w:val="39"/>
      </w:pPr>
      <w:r>
        <w:rPr>
          <w:rStyle w:val="27"/>
        </w:rPr>
        <w:t>Requirements diagram in package '黑名单管理'</w:t>
      </w:r>
    </w:p>
    <w:p>
      <w:pPr>
        <w:pStyle w:val="39"/>
      </w:pPr>
    </w:p>
    <w:p>
      <w:pPr>
        <w:pStyle w:val="38"/>
        <w:tabs>
          <w:tab w:val="left" w:pos="720"/>
        </w:tabs>
      </w:pPr>
      <w:r>
        <w:t xml:space="preserve">黑名单管理 </w:t>
      </w:r>
    </w:p>
    <w:p>
      <w:pPr>
        <w:pStyle w:val="38"/>
        <w:tabs>
          <w:tab w:val="left" w:pos="720"/>
        </w:tabs>
      </w:pPr>
      <w:r>
        <w:t>Version 1.0</w:t>
      </w:r>
    </w:p>
    <w:p>
      <w:pPr>
        <w:pStyle w:val="38"/>
        <w:tabs>
          <w:tab w:val="left" w:pos="720"/>
        </w:tabs>
      </w:pPr>
      <w:del w:id="117" w:author="admin" w:date="2019-10-17T10:07:25Z">
        <w:r>
          <w:rPr/>
          <w:delText xml:space="preserve">zhuming1 </w:delText>
        </w:r>
      </w:del>
      <w:r>
        <w:t>created on 2019/9/4.  Last modified 2019/9/6</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1524000" cy="2781300"/>
            <wp:effectExtent l="0" t="0" r="0" b="0"/>
            <wp:docPr id="881" name="图片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图片 881"/>
                    <pic:cNvPicPr>
                      <a:picLocks noChangeAspect="1"/>
                    </pic:cNvPicPr>
                  </pic:nvPicPr>
                  <pic:blipFill>
                    <a:blip r:embed="rId35"/>
                    <a:stretch>
                      <a:fillRect/>
                    </a:stretch>
                  </pic:blipFill>
                  <pic:spPr>
                    <a:xfrm>
                      <a:off x="0" y="0"/>
                      <a:ext cx="1524000" cy="2781300"/>
                    </a:xfrm>
                    <a:prstGeom prst="rect">
                      <a:avLst/>
                    </a:prstGeom>
                    <a:noFill/>
                    <a:ln w="9525">
                      <a:noFill/>
                      <a:miter lim="800000"/>
                      <a:headEnd/>
                      <a:tailEnd/>
                    </a:ln>
                  </pic:spPr>
                </pic:pic>
              </a:graphicData>
            </a:graphic>
          </wp:inline>
        </w:drawing>
      </w:r>
    </w:p>
    <w:p>
      <w:pPr>
        <w:pStyle w:val="40"/>
        <w:rPr>
          <w:sz w:val="20"/>
          <w:szCs w:val="20"/>
        </w:rPr>
      </w:pPr>
    </w:p>
    <w:p>
      <w:pPr>
        <w:pStyle w:val="41"/>
      </w:pPr>
      <w:r>
        <w:t>黑名单管理</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165" w:name="BKM_DF65F15A_D549_4CFE_97B5_0F9FE4553082"/>
      <w:bookmarkEnd w:id="165"/>
    </w:p>
    <w:p>
      <w:pPr>
        <w:rPr>
          <w:rFonts w:ascii="Times New Roman" w:hAnsi="Times New Roman" w:eastAsia="Times New Roman" w:cs="Times New Roman"/>
          <w:sz w:val="20"/>
          <w:szCs w:val="20"/>
        </w:rPr>
      </w:pPr>
    </w:p>
    <w:p>
      <w:pPr>
        <w:pStyle w:val="6"/>
      </w:pPr>
      <w:r>
        <w:t>查询黑名单人员</w:t>
      </w:r>
    </w:p>
    <w:p>
      <w:pPr>
        <w:pStyle w:val="39"/>
      </w:pPr>
      <w:r>
        <w:rPr>
          <w:rStyle w:val="27"/>
          <w:color w:val="000000"/>
        </w:rPr>
        <w:t>需求 in package '黑名单管理'</w:t>
      </w:r>
    </w:p>
    <w:p>
      <w:pPr>
        <w:tabs>
          <w:tab w:val="left" w:pos="720"/>
        </w:tabs>
        <w:rPr>
          <w:sz w:val="20"/>
          <w:szCs w:val="20"/>
        </w:rPr>
      </w:pPr>
    </w:p>
    <w:p>
      <w:pPr>
        <w:pStyle w:val="39"/>
      </w:pPr>
      <w:r>
        <w:rPr>
          <w:color w:val="000000"/>
        </w:rPr>
        <w:t>通过人员信息（姓名、身份证号、性别）、录入日期、查验等级查询、激活状态。</w:t>
      </w:r>
    </w:p>
    <w:p>
      <w:pPr>
        <w:rPr>
          <w:sz w:val="20"/>
          <w:szCs w:val="20"/>
        </w:rPr>
      </w:pPr>
    </w:p>
    <w:p>
      <w:pPr>
        <w:pStyle w:val="38"/>
      </w:pPr>
      <w:r>
        <w:t xml:space="preserve">查询黑名单人员 </w:t>
      </w:r>
    </w:p>
    <w:p>
      <w:pPr>
        <w:pStyle w:val="38"/>
      </w:pPr>
      <w:r>
        <w:t xml:space="preserve">Version 1.0  Phase 1.0  </w:t>
      </w:r>
    </w:p>
    <w:p>
      <w:pPr>
        <w:pStyle w:val="38"/>
      </w:pPr>
      <w:del w:id="118" w:author="admin" w:date="2019-10-17T10:07:25Z">
        <w:r>
          <w:rPr/>
          <w:delText xml:space="preserve">zhuming1 </w:delText>
        </w:r>
      </w:del>
      <w:r>
        <w:t>created on 2019/9/5.  Last modified 2019/9/6</w:t>
      </w:r>
    </w:p>
    <w:p>
      <w:pPr>
        <w:pStyle w:val="39"/>
      </w:pPr>
    </w:p>
    <w:p>
      <w:pPr>
        <w:pStyle w:val="39"/>
      </w:pPr>
      <w:r>
        <w:rPr>
          <w:color w:val="5F5F5F"/>
        </w:rPr>
        <w:t xml:space="preserve"> </w:t>
      </w:r>
      <w:r>
        <w:t xml:space="preserve"> </w:t>
      </w:r>
      <w:bookmarkStart w:id="166" w:name="BKM_D13810A8_C387_4AF3_AA10_9135B0060CA5"/>
      <w:bookmarkEnd w:id="166"/>
    </w:p>
    <w:p>
      <w:pPr>
        <w:pStyle w:val="39"/>
      </w:pPr>
    </w:p>
    <w:p>
      <w:pPr>
        <w:pStyle w:val="6"/>
      </w:pPr>
      <w:r>
        <w:t>添加黑名单人员</w:t>
      </w:r>
    </w:p>
    <w:p>
      <w:pPr>
        <w:pStyle w:val="39"/>
      </w:pPr>
      <w:r>
        <w:rPr>
          <w:rStyle w:val="27"/>
          <w:color w:val="000000"/>
        </w:rPr>
        <w:t>需求 in package '黑名单管理'</w:t>
      </w:r>
    </w:p>
    <w:p>
      <w:pPr>
        <w:tabs>
          <w:tab w:val="left" w:pos="720"/>
        </w:tabs>
        <w:rPr>
          <w:sz w:val="20"/>
          <w:szCs w:val="20"/>
        </w:rPr>
      </w:pPr>
    </w:p>
    <w:p>
      <w:pPr>
        <w:pStyle w:val="39"/>
      </w:pPr>
      <w:r>
        <w:rPr>
          <w:color w:val="000000"/>
        </w:rPr>
        <w:t>对被查获的人员进行黑名单信息录入，信息包括单不限于：人员信息（姓名、身份证号、人脸图像等）、查验等级，激活状态。</w:t>
      </w:r>
    </w:p>
    <w:p>
      <w:pPr>
        <w:rPr>
          <w:sz w:val="20"/>
          <w:szCs w:val="20"/>
        </w:rPr>
      </w:pPr>
    </w:p>
    <w:p>
      <w:pPr>
        <w:pStyle w:val="38"/>
      </w:pPr>
      <w:r>
        <w:t xml:space="preserve">添加黑名单人员 </w:t>
      </w:r>
    </w:p>
    <w:p>
      <w:pPr>
        <w:pStyle w:val="38"/>
      </w:pPr>
      <w:r>
        <w:t xml:space="preserve">Version 1.0  Phase 1.0  </w:t>
      </w:r>
    </w:p>
    <w:p>
      <w:pPr>
        <w:pStyle w:val="38"/>
      </w:pPr>
      <w:del w:id="119" w:author="admin" w:date="2019-10-17T10:07:25Z">
        <w:r>
          <w:rPr/>
          <w:delText xml:space="preserve">zhuming1 </w:delText>
        </w:r>
      </w:del>
      <w:r>
        <w:t>created on 2019/9/5.  Last modified 2019/9/6</w:t>
      </w:r>
    </w:p>
    <w:p>
      <w:pPr>
        <w:pStyle w:val="39"/>
      </w:pPr>
    </w:p>
    <w:p>
      <w:pPr>
        <w:pStyle w:val="39"/>
      </w:pPr>
      <w:r>
        <w:rPr>
          <w:color w:val="5F5F5F"/>
        </w:rPr>
        <w:t xml:space="preserve"> </w:t>
      </w:r>
      <w:r>
        <w:t xml:space="preserve"> </w:t>
      </w:r>
      <w:bookmarkStart w:id="167" w:name="BKM_49C107FD_4D74_4196_A117_E94CC42232ED"/>
      <w:bookmarkEnd w:id="167"/>
    </w:p>
    <w:p>
      <w:pPr>
        <w:pStyle w:val="39"/>
      </w:pPr>
    </w:p>
    <w:p>
      <w:pPr>
        <w:pStyle w:val="6"/>
      </w:pPr>
      <w:r>
        <w:t>编辑黑名单人员</w:t>
      </w:r>
    </w:p>
    <w:p>
      <w:pPr>
        <w:pStyle w:val="39"/>
      </w:pPr>
      <w:r>
        <w:rPr>
          <w:rStyle w:val="27"/>
          <w:color w:val="000000"/>
        </w:rPr>
        <w:t>需求 in package '黑名单管理'</w:t>
      </w:r>
    </w:p>
    <w:p>
      <w:pPr>
        <w:tabs>
          <w:tab w:val="left" w:pos="720"/>
        </w:tabs>
        <w:rPr>
          <w:sz w:val="20"/>
          <w:szCs w:val="20"/>
        </w:rPr>
      </w:pPr>
    </w:p>
    <w:p>
      <w:pPr>
        <w:pStyle w:val="39"/>
      </w:pPr>
      <w:r>
        <w:rPr>
          <w:color w:val="000000"/>
        </w:rPr>
        <w:t>可以修改指定黑名单人员的查验等级及激活状态。</w:t>
      </w:r>
    </w:p>
    <w:p>
      <w:pPr>
        <w:rPr>
          <w:sz w:val="20"/>
          <w:szCs w:val="20"/>
        </w:rPr>
      </w:pPr>
    </w:p>
    <w:p>
      <w:pPr>
        <w:pStyle w:val="38"/>
      </w:pPr>
      <w:r>
        <w:t xml:space="preserve">编辑黑名单人员 </w:t>
      </w:r>
    </w:p>
    <w:p>
      <w:pPr>
        <w:pStyle w:val="38"/>
      </w:pPr>
      <w:r>
        <w:t xml:space="preserve">Version 1.0  Phase 1.0  </w:t>
      </w:r>
    </w:p>
    <w:p>
      <w:pPr>
        <w:pStyle w:val="38"/>
      </w:pPr>
      <w:del w:id="120" w:author="admin" w:date="2019-10-17T10:07:25Z">
        <w:r>
          <w:rPr/>
          <w:delText xml:space="preserve">zhuming1 </w:delText>
        </w:r>
      </w:del>
      <w:r>
        <w:t>created on 2019/9/6.  Last modified 2019/9/6</w:t>
      </w:r>
    </w:p>
    <w:p>
      <w:pPr>
        <w:pStyle w:val="39"/>
      </w:pPr>
    </w:p>
    <w:p>
      <w:pPr>
        <w:pStyle w:val="39"/>
      </w:pPr>
      <w:r>
        <w:rPr>
          <w:color w:val="5F5F5F"/>
        </w:rPr>
        <w:t xml:space="preserve"> </w:t>
      </w:r>
      <w:r>
        <w:t xml:space="preserve"> </w:t>
      </w:r>
      <w:r>
        <w:rPr>
          <w:color w:val="5F5F5F"/>
        </w:rPr>
        <w:t xml:space="preserve">  </w:t>
      </w:r>
      <w:bookmarkStart w:id="168" w:name="ºÚÃûµ¥¹ÜÀí_END"/>
      <w:bookmarkEnd w:id="168"/>
      <w:bookmarkStart w:id="169" w:name="BKM_50748B26_0E52_4942_B6A8_424978B7462C"/>
      <w:bookmarkEnd w:id="169"/>
      <w:bookmarkStart w:id="170" w:name="BKM_6F320169_BA12_4E17_8E67_DF73045AC8C2"/>
      <w:bookmarkEnd w:id="170"/>
    </w:p>
    <w:p>
      <w:pPr>
        <w:pStyle w:val="39"/>
      </w:pPr>
    </w:p>
    <w:p>
      <w:bookmarkStart w:id="171" w:name="ÓÃ»§¹ÜÀí_START"/>
      <w:bookmarkEnd w:id="171"/>
      <w:r>
        <w:rPr>
          <w:rFonts w:ascii="Times New Roman" w:hAnsi="Times New Roman" w:eastAsia="Times New Roman" w:cs="Times New Roman"/>
          <w:sz w:val="20"/>
          <w:szCs w:val="20"/>
        </w:rPr>
        <w:br w:type="page"/>
      </w:r>
    </w:p>
    <w:p>
      <w:pPr>
        <w:pStyle w:val="5"/>
      </w:pPr>
      <w:r>
        <w:t>用户管理</w:t>
      </w:r>
    </w:p>
    <w:p>
      <w:pPr>
        <w:pStyle w:val="39"/>
      </w:pPr>
      <w:r>
        <w:rPr>
          <w:rStyle w:val="27"/>
        </w:rPr>
        <w:t>Package in package '集中管理'</w:t>
      </w:r>
    </w:p>
    <w:p>
      <w:pPr>
        <w:pStyle w:val="39"/>
      </w:pPr>
    </w:p>
    <w:p>
      <w:pPr>
        <w:pStyle w:val="38"/>
        <w:tabs>
          <w:tab w:val="left" w:pos="720"/>
        </w:tabs>
      </w:pPr>
      <w:r>
        <w:t>用户管理</w:t>
      </w:r>
    </w:p>
    <w:p>
      <w:pPr>
        <w:pStyle w:val="38"/>
        <w:tabs>
          <w:tab w:val="left" w:pos="720"/>
        </w:tabs>
      </w:pPr>
      <w:r>
        <w:t>Version 1.0  Phase 1.0  提议的</w:t>
      </w:r>
    </w:p>
    <w:p>
      <w:pPr>
        <w:pStyle w:val="38"/>
        <w:tabs>
          <w:tab w:val="left" w:pos="720"/>
        </w:tabs>
      </w:pPr>
      <w:r>
        <w:t>yuanshaoming created on 2018/4/8.  Last modified 2019/8/20</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用户管理 diagram</w:t>
      </w:r>
    </w:p>
    <w:p>
      <w:pPr>
        <w:pStyle w:val="39"/>
      </w:pPr>
      <w:r>
        <w:rPr>
          <w:rStyle w:val="27"/>
        </w:rPr>
        <w:t>Requirements diagram in package '用户管理'</w:t>
      </w:r>
    </w:p>
    <w:p>
      <w:pPr>
        <w:pStyle w:val="39"/>
      </w:pPr>
    </w:p>
    <w:p>
      <w:pPr>
        <w:pStyle w:val="38"/>
        <w:tabs>
          <w:tab w:val="left" w:pos="720"/>
        </w:tabs>
      </w:pPr>
      <w:r>
        <w:t xml:space="preserve">用户管理 </w:t>
      </w:r>
    </w:p>
    <w:p>
      <w:pPr>
        <w:pStyle w:val="38"/>
        <w:tabs>
          <w:tab w:val="left" w:pos="720"/>
        </w:tabs>
      </w:pPr>
      <w:r>
        <w:t>Version 1.0</w:t>
      </w:r>
    </w:p>
    <w:p>
      <w:pPr>
        <w:pStyle w:val="38"/>
        <w:tabs>
          <w:tab w:val="left" w:pos="720"/>
        </w:tabs>
      </w:pPr>
      <w:r>
        <w:t>yuanshaoming created on 2018/4/8.  Last modified 2019/9/29</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6160135" cy="3284855"/>
            <wp:effectExtent l="0" t="0" r="0" b="0"/>
            <wp:docPr id="890" name="图片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图片 890"/>
                    <pic:cNvPicPr>
                      <a:picLocks noChangeAspect="1"/>
                    </pic:cNvPicPr>
                  </pic:nvPicPr>
                  <pic:blipFill>
                    <a:blip r:embed="rId36"/>
                    <a:stretch>
                      <a:fillRect/>
                    </a:stretch>
                  </pic:blipFill>
                  <pic:spPr>
                    <a:xfrm>
                      <a:off x="0" y="0"/>
                      <a:ext cx="6160135" cy="3284855"/>
                    </a:xfrm>
                    <a:prstGeom prst="rect">
                      <a:avLst/>
                    </a:prstGeom>
                    <a:noFill/>
                    <a:ln w="9525">
                      <a:noFill/>
                      <a:miter lim="800000"/>
                      <a:headEnd/>
                      <a:tailEnd/>
                    </a:ln>
                  </pic:spPr>
                </pic:pic>
              </a:graphicData>
            </a:graphic>
          </wp:inline>
        </w:drawing>
      </w:r>
    </w:p>
    <w:p>
      <w:pPr>
        <w:pStyle w:val="40"/>
        <w:rPr>
          <w:sz w:val="20"/>
          <w:szCs w:val="20"/>
        </w:rPr>
      </w:pPr>
    </w:p>
    <w:p>
      <w:pPr>
        <w:pStyle w:val="41"/>
      </w:pPr>
      <w:r>
        <w:t>用户管理</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172" w:name="BKM_563A0ED3_E35B_4A74_84CF_E495AD1ED3EC"/>
      <w:bookmarkEnd w:id="172"/>
    </w:p>
    <w:p>
      <w:pPr>
        <w:rPr>
          <w:rFonts w:ascii="Times New Roman" w:hAnsi="Times New Roman" w:eastAsia="Times New Roman" w:cs="Times New Roman"/>
          <w:sz w:val="20"/>
          <w:szCs w:val="20"/>
        </w:rPr>
      </w:pPr>
    </w:p>
    <w:p>
      <w:pPr>
        <w:pStyle w:val="6"/>
      </w:pPr>
      <w:r>
        <w:t>到出用户到Excel</w:t>
      </w:r>
    </w:p>
    <w:p>
      <w:pPr>
        <w:pStyle w:val="39"/>
      </w:pPr>
      <w:r>
        <w:rPr>
          <w:rStyle w:val="27"/>
          <w:color w:val="000000"/>
        </w:rPr>
        <w:t>需求 in package '用户管理'</w:t>
      </w:r>
    </w:p>
    <w:p>
      <w:pPr>
        <w:tabs>
          <w:tab w:val="left" w:pos="720"/>
        </w:tabs>
        <w:rPr>
          <w:sz w:val="20"/>
          <w:szCs w:val="20"/>
        </w:rPr>
      </w:pPr>
    </w:p>
    <w:p>
      <w:pPr>
        <w:pStyle w:val="39"/>
      </w:pPr>
      <w:r>
        <w:rPr>
          <w:color w:val="000000"/>
        </w:rPr>
        <w:t>可以导出用户信息到Excel。</w:t>
      </w:r>
    </w:p>
    <w:p>
      <w:pPr>
        <w:rPr>
          <w:sz w:val="20"/>
          <w:szCs w:val="20"/>
        </w:rPr>
      </w:pPr>
    </w:p>
    <w:p>
      <w:pPr>
        <w:pStyle w:val="38"/>
      </w:pPr>
      <w:r>
        <w:t xml:space="preserve">到出用户到Excel </w:t>
      </w:r>
    </w:p>
    <w:p>
      <w:pPr>
        <w:pStyle w:val="38"/>
      </w:pPr>
      <w:r>
        <w:t xml:space="preserve">Version 1.0  Phase 1.0  </w:t>
      </w:r>
    </w:p>
    <w:p>
      <w:pPr>
        <w:pStyle w:val="38"/>
      </w:pPr>
      <w:del w:id="121" w:author="admin" w:date="2019-10-17T10:07:25Z">
        <w:r>
          <w:rPr/>
          <w:delText xml:space="preserve">zhuming1 </w:delText>
        </w:r>
      </w:del>
      <w:r>
        <w:t>created on 2019/9/16.  Last modified 2019/9/16</w:t>
      </w:r>
    </w:p>
    <w:p>
      <w:pPr>
        <w:pStyle w:val="39"/>
      </w:pPr>
    </w:p>
    <w:p>
      <w:pPr>
        <w:pStyle w:val="39"/>
      </w:pPr>
      <w:r>
        <w:rPr>
          <w:color w:val="5F5F5F"/>
        </w:rPr>
        <w:t xml:space="preserve"> </w:t>
      </w:r>
      <w:r>
        <w:t xml:space="preserve"> </w:t>
      </w:r>
      <w:bookmarkStart w:id="173" w:name="BKM_ED8FD5C6_0841_4DA0_8054_B9050859ED73"/>
      <w:bookmarkEnd w:id="173"/>
    </w:p>
    <w:p>
      <w:pPr>
        <w:pStyle w:val="39"/>
      </w:pPr>
    </w:p>
    <w:p>
      <w:pPr>
        <w:pStyle w:val="6"/>
      </w:pPr>
      <w:r>
        <w:t>打印用户</w:t>
      </w:r>
    </w:p>
    <w:p>
      <w:pPr>
        <w:pStyle w:val="39"/>
      </w:pPr>
      <w:r>
        <w:rPr>
          <w:rStyle w:val="27"/>
          <w:color w:val="000000"/>
        </w:rPr>
        <w:t>需求 in package '用户管理'</w:t>
      </w:r>
    </w:p>
    <w:p>
      <w:pPr>
        <w:tabs>
          <w:tab w:val="left" w:pos="720"/>
        </w:tabs>
        <w:rPr>
          <w:sz w:val="20"/>
          <w:szCs w:val="20"/>
        </w:rPr>
      </w:pPr>
    </w:p>
    <w:p>
      <w:pPr>
        <w:pStyle w:val="39"/>
      </w:pPr>
      <w:r>
        <w:rPr>
          <w:color w:val="000000"/>
        </w:rPr>
        <w:t>可以打印选中的用户的全部信息。</w:t>
      </w:r>
    </w:p>
    <w:p>
      <w:pPr>
        <w:rPr>
          <w:sz w:val="20"/>
          <w:szCs w:val="20"/>
        </w:rPr>
      </w:pPr>
    </w:p>
    <w:p>
      <w:pPr>
        <w:pStyle w:val="38"/>
      </w:pPr>
      <w:r>
        <w:t xml:space="preserve">打印用户 </w:t>
      </w:r>
    </w:p>
    <w:p>
      <w:pPr>
        <w:pStyle w:val="38"/>
      </w:pPr>
      <w:r>
        <w:t xml:space="preserve">Version 1.0  Phase 1.0  </w:t>
      </w:r>
    </w:p>
    <w:p>
      <w:pPr>
        <w:pStyle w:val="38"/>
      </w:pPr>
      <w:del w:id="122" w:author="admin" w:date="2019-10-17T10:07:25Z">
        <w:r>
          <w:rPr/>
          <w:delText xml:space="preserve">zhuming1 </w:delText>
        </w:r>
      </w:del>
      <w:r>
        <w:t>created on 2019/9/16.  Last modified 2019/9/16</w:t>
      </w:r>
    </w:p>
    <w:p>
      <w:pPr>
        <w:pStyle w:val="39"/>
      </w:pPr>
    </w:p>
    <w:p>
      <w:pPr>
        <w:pStyle w:val="39"/>
      </w:pPr>
      <w:r>
        <w:rPr>
          <w:color w:val="5F5F5F"/>
        </w:rPr>
        <w:t xml:space="preserve"> </w:t>
      </w:r>
      <w:r>
        <w:t xml:space="preserve"> </w:t>
      </w:r>
      <w:bookmarkStart w:id="174" w:name="BKM_C18ACEA7_D3DC_4F51_8255_DFC6ED27CCC7"/>
      <w:bookmarkEnd w:id="174"/>
    </w:p>
    <w:p>
      <w:pPr>
        <w:pStyle w:val="39"/>
      </w:pPr>
    </w:p>
    <w:p>
      <w:pPr>
        <w:pStyle w:val="6"/>
      </w:pPr>
      <w:r>
        <w:t>用户快速定位</w:t>
      </w:r>
    </w:p>
    <w:p>
      <w:pPr>
        <w:pStyle w:val="39"/>
      </w:pPr>
      <w:r>
        <w:rPr>
          <w:rStyle w:val="27"/>
          <w:color w:val="000000"/>
        </w:rPr>
        <w:t>需求 in package '用户管理'</w:t>
      </w:r>
    </w:p>
    <w:p>
      <w:pPr>
        <w:tabs>
          <w:tab w:val="left" w:pos="720"/>
        </w:tabs>
        <w:rPr>
          <w:sz w:val="20"/>
          <w:szCs w:val="20"/>
        </w:rPr>
      </w:pPr>
    </w:p>
    <w:p>
      <w:pPr>
        <w:pStyle w:val="39"/>
      </w:pPr>
      <w:r>
        <w:rPr>
          <w:color w:val="000000"/>
        </w:rPr>
        <w:t>快速定位栏里输入英文或数字关键词，将自动筛选出用户名、用户描述、用户角色或部门中包含所输入关键词的用户，并以当前用户列表的排序情况进行排序。输入中文并点击空格键/回车键功能也相同。</w:t>
      </w:r>
    </w:p>
    <w:p>
      <w:pPr>
        <w:rPr>
          <w:sz w:val="20"/>
          <w:szCs w:val="20"/>
        </w:rPr>
      </w:pPr>
    </w:p>
    <w:p>
      <w:pPr>
        <w:pStyle w:val="38"/>
      </w:pPr>
      <w:r>
        <w:t xml:space="preserve">用户快速定位 </w:t>
      </w:r>
    </w:p>
    <w:p>
      <w:pPr>
        <w:pStyle w:val="38"/>
      </w:pPr>
      <w:r>
        <w:t xml:space="preserve">Version 1.0  Phase 1.0  </w:t>
      </w:r>
    </w:p>
    <w:p>
      <w:pPr>
        <w:pStyle w:val="38"/>
      </w:pPr>
      <w:del w:id="123" w:author="admin" w:date="2019-10-17T10:07:25Z">
        <w:r>
          <w:rPr/>
          <w:delText xml:space="preserve">zhuming1 </w:delText>
        </w:r>
      </w:del>
      <w:r>
        <w:t>created on 2019/9/16.  Last modified 2019/9/16</w:t>
      </w:r>
    </w:p>
    <w:p>
      <w:pPr>
        <w:pStyle w:val="39"/>
      </w:pPr>
    </w:p>
    <w:p>
      <w:pPr>
        <w:pStyle w:val="39"/>
      </w:pPr>
      <w:r>
        <w:rPr>
          <w:color w:val="5F5F5F"/>
        </w:rPr>
        <w:t xml:space="preserve"> </w:t>
      </w:r>
      <w:r>
        <w:t xml:space="preserve"> </w:t>
      </w:r>
      <w:bookmarkStart w:id="175" w:name="BKM_8B6292F2_D6FB_45BC_92AD_07C29AF774BD"/>
      <w:bookmarkEnd w:id="175"/>
    </w:p>
    <w:p>
      <w:pPr>
        <w:pStyle w:val="39"/>
      </w:pPr>
    </w:p>
    <w:p>
      <w:pPr>
        <w:pStyle w:val="6"/>
      </w:pPr>
      <w:r>
        <w:t>用户组管理</w:t>
      </w:r>
    </w:p>
    <w:p>
      <w:pPr>
        <w:pStyle w:val="39"/>
      </w:pPr>
      <w:r>
        <w:rPr>
          <w:rStyle w:val="27"/>
          <w:color w:val="000000"/>
        </w:rPr>
        <w:t>需求 in package '用户管理'</w:t>
      </w:r>
    </w:p>
    <w:p>
      <w:pPr>
        <w:tabs>
          <w:tab w:val="left" w:pos="720"/>
        </w:tabs>
        <w:rPr>
          <w:sz w:val="20"/>
          <w:szCs w:val="20"/>
        </w:rPr>
      </w:pPr>
    </w:p>
    <w:p>
      <w:pPr>
        <w:pStyle w:val="39"/>
        <w:rPr>
          <w:color w:val="000000"/>
        </w:rPr>
      </w:pPr>
      <w:r>
        <w:rPr>
          <w:color w:val="000000"/>
        </w:rPr>
        <w:t>添加、编辑、删除等基本操作。组添加组信息包括：组编号、组名称、组关联角色。</w:t>
      </w:r>
    </w:p>
    <w:p>
      <w:pPr>
        <w:pStyle w:val="39"/>
        <w:rPr>
          <w:color w:val="000000"/>
        </w:rPr>
      </w:pPr>
      <w:r>
        <w:rPr>
          <w:color w:val="000000"/>
        </w:rPr>
        <w:t>在组下创建用户时自动获得组角色的相应权限，也可以对单个用户增加权限。</w:t>
      </w:r>
    </w:p>
    <w:p>
      <w:pPr>
        <w:pStyle w:val="39"/>
      </w:pPr>
    </w:p>
    <w:p>
      <w:pPr>
        <w:rPr>
          <w:sz w:val="20"/>
          <w:szCs w:val="20"/>
        </w:rPr>
      </w:pPr>
    </w:p>
    <w:p>
      <w:pPr>
        <w:pStyle w:val="38"/>
      </w:pPr>
      <w:r>
        <w:t xml:space="preserve">用户组管理 </w:t>
      </w:r>
    </w:p>
    <w:p>
      <w:pPr>
        <w:pStyle w:val="38"/>
      </w:pPr>
      <w:r>
        <w:t xml:space="preserve">Version 1.0  Phase 1.0  </w:t>
      </w:r>
    </w:p>
    <w:p>
      <w:pPr>
        <w:pStyle w:val="38"/>
      </w:pPr>
      <w:del w:id="124" w:author="admin" w:date="2019-10-17T10:07:25Z">
        <w:r>
          <w:rPr/>
          <w:delText xml:space="preserve">zhuming1 </w:delText>
        </w:r>
      </w:del>
      <w:r>
        <w:t>created on 2019/9/6.  Last modified 2019/9/6</w:t>
      </w:r>
    </w:p>
    <w:p>
      <w:pPr>
        <w:pStyle w:val="39"/>
      </w:pPr>
    </w:p>
    <w:p>
      <w:pPr>
        <w:pStyle w:val="39"/>
      </w:pPr>
      <w:r>
        <w:rPr>
          <w:color w:val="5F5F5F"/>
        </w:rPr>
        <w:t xml:space="preserve"> </w:t>
      </w:r>
      <w:r>
        <w:t xml:space="preserve"> </w:t>
      </w:r>
      <w:bookmarkStart w:id="176" w:name="BKM_FD30A300_FA44_4C71_A83C_4327E3598ABD"/>
      <w:bookmarkEnd w:id="176"/>
    </w:p>
    <w:p>
      <w:pPr>
        <w:pStyle w:val="39"/>
      </w:pPr>
    </w:p>
    <w:p>
      <w:pPr>
        <w:pStyle w:val="6"/>
      </w:pPr>
      <w:r>
        <w:t>角色权限管理</w:t>
      </w:r>
    </w:p>
    <w:p>
      <w:pPr>
        <w:pStyle w:val="39"/>
      </w:pPr>
      <w:r>
        <w:rPr>
          <w:rStyle w:val="27"/>
          <w:color w:val="000000"/>
        </w:rPr>
        <w:t>需求 in package '用户管理'</w:t>
      </w:r>
    </w:p>
    <w:p>
      <w:pPr>
        <w:tabs>
          <w:tab w:val="left" w:pos="720"/>
        </w:tabs>
        <w:rPr>
          <w:sz w:val="20"/>
          <w:szCs w:val="20"/>
        </w:rPr>
      </w:pPr>
    </w:p>
    <w:p>
      <w:pPr>
        <w:pStyle w:val="39"/>
        <w:rPr>
          <w:color w:val="000000"/>
        </w:rPr>
      </w:pPr>
      <w:r>
        <w:rPr>
          <w:color w:val="000000"/>
        </w:rPr>
        <w:t xml:space="preserve">角色权限做到可自由配置配置项可分为： </w:t>
      </w:r>
    </w:p>
    <w:p>
      <w:pPr>
        <w:pStyle w:val="39"/>
        <w:numPr>
          <w:ilvl w:val="0"/>
          <w:numId w:val="10"/>
        </w:numPr>
        <w:ind w:left="360" w:hanging="360"/>
        <w:rPr>
          <w:color w:val="000000"/>
        </w:rPr>
      </w:pPr>
      <w:r>
        <w:rPr>
          <w:color w:val="000000"/>
        </w:rPr>
        <w:t xml:space="preserve">图像管理子功能使用权限  </w:t>
      </w:r>
    </w:p>
    <w:p>
      <w:pPr>
        <w:pStyle w:val="39"/>
        <w:numPr>
          <w:ilvl w:val="0"/>
          <w:numId w:val="10"/>
        </w:numPr>
        <w:ind w:left="360" w:hanging="360"/>
        <w:rPr>
          <w:color w:val="000000"/>
        </w:rPr>
      </w:pPr>
      <w:r>
        <w:rPr>
          <w:color w:val="000000"/>
        </w:rPr>
        <w:t xml:space="preserve">数据统计子功能使用权限  </w:t>
      </w:r>
    </w:p>
    <w:p>
      <w:pPr>
        <w:pStyle w:val="39"/>
        <w:numPr>
          <w:ilvl w:val="0"/>
          <w:numId w:val="10"/>
        </w:numPr>
        <w:ind w:left="360" w:hanging="360"/>
        <w:rPr>
          <w:color w:val="000000"/>
        </w:rPr>
      </w:pPr>
      <w:r>
        <w:rPr>
          <w:color w:val="000000"/>
        </w:rPr>
        <w:t xml:space="preserve">日志管理子功能使用权限  </w:t>
      </w:r>
    </w:p>
    <w:p>
      <w:pPr>
        <w:pStyle w:val="39"/>
        <w:numPr>
          <w:ilvl w:val="0"/>
          <w:numId w:val="10"/>
        </w:numPr>
        <w:ind w:left="360" w:hanging="360"/>
        <w:rPr>
          <w:color w:val="000000"/>
        </w:rPr>
      </w:pPr>
      <w:r>
        <w:rPr>
          <w:color w:val="000000"/>
        </w:rPr>
        <w:t xml:space="preserve">设备管理子功能使用权限  </w:t>
      </w:r>
    </w:p>
    <w:p>
      <w:pPr>
        <w:pStyle w:val="39"/>
        <w:numPr>
          <w:ilvl w:val="0"/>
          <w:numId w:val="10"/>
        </w:numPr>
        <w:ind w:left="360" w:hanging="360"/>
        <w:rPr>
          <w:color w:val="000000"/>
        </w:rPr>
      </w:pPr>
      <w:r>
        <w:rPr>
          <w:color w:val="000000"/>
        </w:rPr>
        <w:t xml:space="preserve">黑名单子功能使用权限  </w:t>
      </w:r>
    </w:p>
    <w:p>
      <w:pPr>
        <w:pStyle w:val="39"/>
        <w:numPr>
          <w:ilvl w:val="0"/>
          <w:numId w:val="10"/>
        </w:numPr>
        <w:ind w:left="360" w:hanging="360"/>
        <w:rPr>
          <w:color w:val="000000"/>
        </w:rPr>
      </w:pPr>
      <w:r>
        <w:rPr>
          <w:color w:val="000000"/>
        </w:rPr>
        <w:t xml:space="preserve">用户管理子功能使用权限  </w:t>
      </w:r>
    </w:p>
    <w:p>
      <w:pPr>
        <w:pStyle w:val="39"/>
        <w:numPr>
          <w:ilvl w:val="0"/>
          <w:numId w:val="10"/>
        </w:numPr>
        <w:ind w:left="360" w:hanging="360"/>
        <w:rPr>
          <w:color w:val="000000"/>
        </w:rPr>
      </w:pPr>
      <w:r>
        <w:rPr>
          <w:color w:val="000000"/>
        </w:rPr>
        <w:t xml:space="preserve">维保管理子功能使用权限  </w:t>
      </w:r>
    </w:p>
    <w:p>
      <w:pPr>
        <w:pStyle w:val="39"/>
        <w:numPr>
          <w:ilvl w:val="0"/>
          <w:numId w:val="10"/>
        </w:numPr>
        <w:ind w:left="360" w:hanging="360"/>
        <w:rPr>
          <w:color w:val="000000"/>
        </w:rPr>
      </w:pPr>
      <w:r>
        <w:rPr>
          <w:color w:val="000000"/>
        </w:rPr>
        <w:t xml:space="preserve">设备端使用权限  </w:t>
      </w:r>
    </w:p>
    <w:p>
      <w:pPr>
        <w:pStyle w:val="39"/>
        <w:numPr>
          <w:ilvl w:val="0"/>
          <w:numId w:val="10"/>
        </w:numPr>
        <w:ind w:left="360" w:hanging="360"/>
        <w:rPr>
          <w:color w:val="000000"/>
        </w:rPr>
      </w:pPr>
      <w:r>
        <w:rPr>
          <w:color w:val="000000"/>
        </w:rPr>
        <w:t xml:space="preserve">手检端使用权限  </w:t>
      </w:r>
    </w:p>
    <w:p>
      <w:pPr>
        <w:pStyle w:val="39"/>
        <w:numPr>
          <w:ilvl w:val="0"/>
          <w:numId w:val="10"/>
        </w:numPr>
        <w:ind w:left="360" w:hanging="360"/>
        <w:rPr>
          <w:color w:val="000000"/>
        </w:rPr>
      </w:pPr>
      <w:r>
        <w:rPr>
          <w:color w:val="000000"/>
        </w:rPr>
        <w:t xml:space="preserve">判图站使用权限  </w:t>
      </w:r>
    </w:p>
    <w:p>
      <w:pPr>
        <w:pStyle w:val="39"/>
        <w:rPr>
          <w:color w:val="000000"/>
        </w:rPr>
      </w:pPr>
      <w:r>
        <w:rPr>
          <w:color w:val="000000"/>
        </w:rPr>
        <w:t>角色默认权限：</w:t>
      </w:r>
    </w:p>
    <w:p>
      <w:pPr>
        <w:pStyle w:val="39"/>
        <w:rPr>
          <w:color w:val="000000"/>
        </w:rPr>
      </w:pPr>
      <w:r>
        <w:rPr>
          <w:color w:val="000000"/>
        </w:rPr>
        <w:t xml:space="preserve">设备引导员-设备端使用权限 </w:t>
      </w:r>
    </w:p>
    <w:p>
      <w:pPr>
        <w:pStyle w:val="39"/>
        <w:rPr>
          <w:color w:val="000000"/>
        </w:rPr>
      </w:pPr>
      <w:r>
        <w:rPr>
          <w:color w:val="000000"/>
        </w:rPr>
        <w:t xml:space="preserve">手检员-手检端使用权限 </w:t>
      </w:r>
    </w:p>
    <w:p>
      <w:pPr>
        <w:pStyle w:val="39"/>
        <w:rPr>
          <w:color w:val="000000"/>
        </w:rPr>
      </w:pPr>
      <w:r>
        <w:rPr>
          <w:color w:val="000000"/>
        </w:rPr>
        <w:t>判图员-判图站使用权限</w:t>
      </w:r>
    </w:p>
    <w:p>
      <w:pPr>
        <w:pStyle w:val="39"/>
        <w:rPr>
          <w:color w:val="000000"/>
        </w:rPr>
      </w:pPr>
      <w:r>
        <w:rPr>
          <w:color w:val="000000"/>
        </w:rPr>
        <w:t>管理员-集中管理软件使用权限</w:t>
      </w:r>
    </w:p>
    <w:p>
      <w:pPr>
        <w:pStyle w:val="39"/>
        <w:rPr>
          <w:color w:val="000000"/>
        </w:rPr>
      </w:pPr>
      <w:r>
        <w:rPr>
          <w:color w:val="000000"/>
        </w:rPr>
        <w:t>维保员-维保登记功能使用权限</w:t>
      </w:r>
    </w:p>
    <w:p>
      <w:pPr>
        <w:pStyle w:val="39"/>
      </w:pPr>
    </w:p>
    <w:p>
      <w:pPr>
        <w:rPr>
          <w:sz w:val="20"/>
          <w:szCs w:val="20"/>
        </w:rPr>
      </w:pPr>
    </w:p>
    <w:p>
      <w:pPr>
        <w:pStyle w:val="38"/>
      </w:pPr>
      <w:r>
        <w:t xml:space="preserve">角色权限管理 </w:t>
      </w:r>
    </w:p>
    <w:p>
      <w:pPr>
        <w:pStyle w:val="38"/>
      </w:pPr>
      <w:r>
        <w:t xml:space="preserve">Version 1.0  Phase 1.0  </w:t>
      </w:r>
    </w:p>
    <w:p>
      <w:pPr>
        <w:pStyle w:val="38"/>
      </w:pPr>
      <w:del w:id="125" w:author="admin" w:date="2019-10-17T10:07:25Z">
        <w:r>
          <w:rPr/>
          <w:delText xml:space="preserve">zhuming1 </w:delText>
        </w:r>
      </w:del>
      <w:r>
        <w:t>created on 2019/9/6.  Last modified 2019/9/6</w:t>
      </w:r>
    </w:p>
    <w:p>
      <w:pPr>
        <w:pStyle w:val="39"/>
      </w:pPr>
    </w:p>
    <w:p>
      <w:pPr>
        <w:pStyle w:val="39"/>
      </w:pPr>
      <w:r>
        <w:rPr>
          <w:color w:val="5F5F5F"/>
        </w:rPr>
        <w:t xml:space="preserve"> </w:t>
      </w:r>
      <w:r>
        <w:t xml:space="preserve"> </w:t>
      </w:r>
      <w:bookmarkStart w:id="177" w:name="BKM_BD3D3FC3_B507_43A7_93F0_AFAC5C25D759"/>
      <w:bookmarkEnd w:id="177"/>
    </w:p>
    <w:p>
      <w:pPr>
        <w:pStyle w:val="39"/>
      </w:pPr>
    </w:p>
    <w:p>
      <w:pPr>
        <w:pStyle w:val="6"/>
      </w:pPr>
      <w:r>
        <w:t>角色管理</w:t>
      </w:r>
    </w:p>
    <w:p>
      <w:pPr>
        <w:pStyle w:val="39"/>
      </w:pPr>
      <w:r>
        <w:rPr>
          <w:rStyle w:val="27"/>
          <w:color w:val="000000"/>
        </w:rPr>
        <w:t>需求 in package '用户管理'</w:t>
      </w:r>
    </w:p>
    <w:p>
      <w:pPr>
        <w:tabs>
          <w:tab w:val="left" w:pos="720"/>
        </w:tabs>
        <w:rPr>
          <w:sz w:val="20"/>
          <w:szCs w:val="20"/>
        </w:rPr>
      </w:pPr>
    </w:p>
    <w:p>
      <w:pPr>
        <w:pStyle w:val="39"/>
        <w:rPr>
          <w:color w:val="000000"/>
        </w:rPr>
      </w:pPr>
      <w:r>
        <w:rPr>
          <w:color w:val="000000"/>
        </w:rPr>
        <w:t>在创建角色时，通过系统权限列表组合不同的权限集合，从而创建出具有不同权限角色。然后创建组或帐号时，为组或帐号设置不同角色，从而实现不同的权限控制。主要功能：添加、编辑、删除等基本操作，角色信息包括：名称、权限列表等。</w:t>
      </w:r>
    </w:p>
    <w:p>
      <w:pPr>
        <w:pStyle w:val="39"/>
        <w:rPr>
          <w:color w:val="000000"/>
        </w:rPr>
      </w:pPr>
      <w:r>
        <w:rPr>
          <w:color w:val="000000"/>
        </w:rPr>
        <w:t>默认角色有：设备引导员、审图员、手检员、管理员、维保员。</w:t>
      </w:r>
    </w:p>
    <w:p>
      <w:pPr>
        <w:pStyle w:val="39"/>
        <w:rPr>
          <w:color w:val="000000"/>
        </w:rPr>
      </w:pPr>
      <w:r>
        <w:rPr>
          <w:color w:val="000000"/>
        </w:rPr>
        <w:t>系统默认预置超级管理员角色，超级管理员角色具有最高权限。用户角色管理包括：添加、删除、重命名用户角色。</w:t>
      </w:r>
    </w:p>
    <w:p>
      <w:pPr>
        <w:pStyle w:val="39"/>
      </w:pPr>
    </w:p>
    <w:p>
      <w:pPr>
        <w:rPr>
          <w:sz w:val="20"/>
          <w:szCs w:val="20"/>
        </w:rPr>
      </w:pPr>
    </w:p>
    <w:p>
      <w:pPr>
        <w:pStyle w:val="38"/>
      </w:pPr>
      <w:r>
        <w:t xml:space="preserve">角色管理 </w:t>
      </w:r>
    </w:p>
    <w:p>
      <w:pPr>
        <w:pStyle w:val="38"/>
      </w:pPr>
      <w:r>
        <w:t xml:space="preserve">Version 1.0  Phase 1.0  </w:t>
      </w:r>
    </w:p>
    <w:p>
      <w:pPr>
        <w:pStyle w:val="38"/>
      </w:pPr>
      <w:r>
        <w:t>yuanshaoming created on 2018/4/8.  Last modified 2019/9/16</w:t>
      </w:r>
    </w:p>
    <w:p>
      <w:pPr>
        <w:pStyle w:val="39"/>
      </w:pPr>
    </w:p>
    <w:p>
      <w:pPr>
        <w:pStyle w:val="39"/>
      </w:pPr>
      <w:r>
        <w:rPr>
          <w:color w:val="5F5F5F"/>
        </w:rPr>
        <w:t xml:space="preserve"> </w:t>
      </w:r>
      <w:r>
        <w:t xml:space="preserve"> </w:t>
      </w:r>
      <w:bookmarkStart w:id="178" w:name="BKM_A3AE31C3_ED45_4801_8E49_865C88B0D8B5"/>
      <w:bookmarkEnd w:id="178"/>
    </w:p>
    <w:p>
      <w:pPr>
        <w:pStyle w:val="39"/>
      </w:pPr>
    </w:p>
    <w:p>
      <w:pPr>
        <w:pStyle w:val="6"/>
      </w:pPr>
      <w:r>
        <w:t>帐号管理</w:t>
      </w:r>
    </w:p>
    <w:p>
      <w:pPr>
        <w:pStyle w:val="39"/>
      </w:pPr>
      <w:r>
        <w:rPr>
          <w:rStyle w:val="27"/>
          <w:color w:val="000000"/>
        </w:rPr>
        <w:t>需求 in package '用户管理'</w:t>
      </w:r>
    </w:p>
    <w:p>
      <w:pPr>
        <w:tabs>
          <w:tab w:val="left" w:pos="720"/>
        </w:tabs>
        <w:rPr>
          <w:sz w:val="20"/>
          <w:szCs w:val="20"/>
        </w:rPr>
      </w:pPr>
    </w:p>
    <w:p>
      <w:pPr>
        <w:pStyle w:val="39"/>
      </w:pPr>
      <w:r>
        <w:rPr>
          <w:color w:val="000000"/>
        </w:rPr>
        <w:t>基本的帐号管理功能，主要包括：添加、编辑、删除等帐号操作。帐号信息包括：登录名字、姓、名、性别、电话、邮箱、密码、用户组、状态等。</w:t>
      </w:r>
    </w:p>
    <w:p>
      <w:pPr>
        <w:rPr>
          <w:sz w:val="20"/>
          <w:szCs w:val="20"/>
        </w:rPr>
      </w:pPr>
    </w:p>
    <w:p>
      <w:pPr>
        <w:pStyle w:val="38"/>
      </w:pPr>
      <w:r>
        <w:t xml:space="preserve">帐号管理 </w:t>
      </w:r>
    </w:p>
    <w:p>
      <w:pPr>
        <w:pStyle w:val="38"/>
      </w:pPr>
      <w:r>
        <w:t xml:space="preserve">Version 1.0  Phase 1.0  </w:t>
      </w:r>
    </w:p>
    <w:p>
      <w:pPr>
        <w:pStyle w:val="38"/>
      </w:pPr>
      <w:r>
        <w:t>yuanshaoming created on 2018/4/8.  Last modified 2019/9/6</w:t>
      </w:r>
    </w:p>
    <w:p>
      <w:pPr>
        <w:pStyle w:val="39"/>
      </w:pPr>
    </w:p>
    <w:p>
      <w:pPr>
        <w:pStyle w:val="39"/>
      </w:pPr>
      <w:r>
        <w:rPr>
          <w:color w:val="5F5F5F"/>
        </w:rPr>
        <w:t xml:space="preserve"> </w:t>
      </w:r>
      <w:r>
        <w:t xml:space="preserve">   </w:t>
      </w:r>
      <w:bookmarkStart w:id="179" w:name="BKM_298E400A_3E6C_49D3_8D85_16F48A7875A1"/>
      <w:bookmarkEnd w:id="179"/>
      <w:bookmarkStart w:id="180" w:name="ÓÃ»§¹ÜÀí_END"/>
      <w:bookmarkEnd w:id="180"/>
      <w:bookmarkStart w:id="181" w:name="BKM_F180923F_52DA_4746_954D_1C8A1C685E9E"/>
      <w:bookmarkEnd w:id="181"/>
    </w:p>
    <w:p>
      <w:pPr>
        <w:pStyle w:val="39"/>
      </w:pPr>
    </w:p>
    <w:p>
      <w:bookmarkStart w:id="182" w:name="Î¬±£¹ÜÀí_START"/>
      <w:bookmarkEnd w:id="182"/>
      <w:r>
        <w:rPr>
          <w:rFonts w:ascii="Times New Roman" w:hAnsi="Times New Roman" w:eastAsia="Times New Roman" w:cs="Times New Roman"/>
          <w:sz w:val="20"/>
          <w:szCs w:val="20"/>
        </w:rPr>
        <w:br w:type="page"/>
      </w:r>
    </w:p>
    <w:p>
      <w:pPr>
        <w:pStyle w:val="5"/>
      </w:pPr>
      <w:r>
        <w:t>维保管理</w:t>
      </w:r>
    </w:p>
    <w:p>
      <w:pPr>
        <w:pStyle w:val="39"/>
      </w:pPr>
      <w:r>
        <w:rPr>
          <w:rStyle w:val="27"/>
        </w:rPr>
        <w:t>Package in package '集中管理'</w:t>
      </w:r>
    </w:p>
    <w:p>
      <w:pPr>
        <w:pStyle w:val="39"/>
      </w:pPr>
    </w:p>
    <w:p>
      <w:pPr>
        <w:pStyle w:val="38"/>
        <w:tabs>
          <w:tab w:val="left" w:pos="720"/>
        </w:tabs>
      </w:pPr>
      <w:r>
        <w:t>维保管理</w:t>
      </w:r>
    </w:p>
    <w:p>
      <w:pPr>
        <w:pStyle w:val="38"/>
        <w:tabs>
          <w:tab w:val="left" w:pos="720"/>
        </w:tabs>
      </w:pPr>
      <w:r>
        <w:t>Version 1.0  Phase 1.0  提议的</w:t>
      </w:r>
    </w:p>
    <w:p>
      <w:pPr>
        <w:pStyle w:val="38"/>
        <w:tabs>
          <w:tab w:val="left" w:pos="720"/>
        </w:tabs>
      </w:pPr>
      <w:r>
        <w:t>yuanshaoming created on 2018/4/8.  Last modified 2019/8/20</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维保管理 diagram</w:t>
      </w:r>
    </w:p>
    <w:p>
      <w:pPr>
        <w:pStyle w:val="39"/>
      </w:pPr>
      <w:r>
        <w:rPr>
          <w:rStyle w:val="27"/>
        </w:rPr>
        <w:t>Requirements diagram in package '维保管理'</w:t>
      </w:r>
    </w:p>
    <w:p>
      <w:pPr>
        <w:pStyle w:val="39"/>
      </w:pPr>
    </w:p>
    <w:p>
      <w:pPr>
        <w:pStyle w:val="38"/>
        <w:tabs>
          <w:tab w:val="left" w:pos="720"/>
        </w:tabs>
      </w:pPr>
      <w:r>
        <w:t xml:space="preserve">维保管理 </w:t>
      </w:r>
    </w:p>
    <w:p>
      <w:pPr>
        <w:pStyle w:val="38"/>
        <w:tabs>
          <w:tab w:val="left" w:pos="720"/>
        </w:tabs>
      </w:pPr>
      <w:r>
        <w:t>Version 1.0</w:t>
      </w:r>
    </w:p>
    <w:p>
      <w:pPr>
        <w:pStyle w:val="38"/>
        <w:tabs>
          <w:tab w:val="left" w:pos="720"/>
        </w:tabs>
      </w:pPr>
      <w:r>
        <w:t>yuanshaoming created on 2018/4/8.  Last modified 2019/9/5</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4267200" cy="3009900"/>
            <wp:effectExtent l="0" t="0" r="0" b="0"/>
            <wp:docPr id="901" name="图片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图片 901"/>
                    <pic:cNvPicPr>
                      <a:picLocks noChangeAspect="1"/>
                    </pic:cNvPicPr>
                  </pic:nvPicPr>
                  <pic:blipFill>
                    <a:blip r:embed="rId37"/>
                    <a:stretch>
                      <a:fillRect/>
                    </a:stretch>
                  </pic:blipFill>
                  <pic:spPr>
                    <a:xfrm>
                      <a:off x="0" y="0"/>
                      <a:ext cx="4267200" cy="3009900"/>
                    </a:xfrm>
                    <a:prstGeom prst="rect">
                      <a:avLst/>
                    </a:prstGeom>
                    <a:noFill/>
                    <a:ln w="9525">
                      <a:noFill/>
                      <a:miter lim="800000"/>
                      <a:headEnd/>
                      <a:tailEnd/>
                    </a:ln>
                  </pic:spPr>
                </pic:pic>
              </a:graphicData>
            </a:graphic>
          </wp:inline>
        </w:drawing>
      </w:r>
    </w:p>
    <w:p>
      <w:pPr>
        <w:pStyle w:val="40"/>
        <w:rPr>
          <w:sz w:val="20"/>
          <w:szCs w:val="20"/>
        </w:rPr>
      </w:pPr>
    </w:p>
    <w:p>
      <w:pPr>
        <w:pStyle w:val="41"/>
      </w:pPr>
      <w:r>
        <w:t>维保管理</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183" w:name="BKM_7287A357_FE0D_4C69_84B8_40AD02CF227C"/>
      <w:bookmarkEnd w:id="183"/>
    </w:p>
    <w:p>
      <w:pPr>
        <w:rPr>
          <w:rFonts w:ascii="Times New Roman" w:hAnsi="Times New Roman" w:eastAsia="Times New Roman" w:cs="Times New Roman"/>
          <w:sz w:val="20"/>
          <w:szCs w:val="20"/>
        </w:rPr>
      </w:pPr>
    </w:p>
    <w:p>
      <w:pPr>
        <w:pStyle w:val="6"/>
      </w:pPr>
      <w:r>
        <w:t>维保项目管理</w:t>
      </w:r>
    </w:p>
    <w:p>
      <w:pPr>
        <w:pStyle w:val="39"/>
      </w:pPr>
      <w:r>
        <w:rPr>
          <w:rStyle w:val="27"/>
          <w:color w:val="000000"/>
        </w:rPr>
        <w:t>需求 in package '维保管理'</w:t>
      </w:r>
    </w:p>
    <w:p>
      <w:pPr>
        <w:tabs>
          <w:tab w:val="left" w:pos="720"/>
        </w:tabs>
        <w:rPr>
          <w:sz w:val="20"/>
          <w:szCs w:val="20"/>
        </w:rPr>
      </w:pPr>
    </w:p>
    <w:p>
      <w:pPr>
        <w:pStyle w:val="39"/>
        <w:rPr>
          <w:color w:val="000000"/>
        </w:rPr>
      </w:pPr>
      <w:r>
        <w:rPr>
          <w:color w:val="000000"/>
        </w:rPr>
        <w:t>基本的维护保养管理功能，主要包括：添加、编辑、删除等操作。维护保养项主要包括：维保项编号、维保名称、描述、设备类型、设备位置、执行时间或周期、激活状态等。</w:t>
      </w:r>
    </w:p>
    <w:p>
      <w:pPr>
        <w:pStyle w:val="39"/>
        <w:rPr>
          <w:color w:val="000000"/>
        </w:rPr>
      </w:pPr>
      <w:r>
        <w:rPr>
          <w:color w:val="000000"/>
        </w:rPr>
        <w:t>维保项目类型包含：单次维保项、周期维保项。</w:t>
      </w:r>
    </w:p>
    <w:p>
      <w:pPr>
        <w:pStyle w:val="39"/>
      </w:pPr>
    </w:p>
    <w:p>
      <w:pPr>
        <w:rPr>
          <w:sz w:val="20"/>
          <w:szCs w:val="20"/>
        </w:rPr>
      </w:pPr>
    </w:p>
    <w:p>
      <w:pPr>
        <w:pStyle w:val="38"/>
      </w:pPr>
      <w:r>
        <w:t xml:space="preserve">维保项目管理 </w:t>
      </w:r>
    </w:p>
    <w:p>
      <w:pPr>
        <w:pStyle w:val="38"/>
      </w:pPr>
      <w:r>
        <w:t xml:space="preserve">Version 1.0  Phase 1.0  </w:t>
      </w:r>
    </w:p>
    <w:p>
      <w:pPr>
        <w:pStyle w:val="38"/>
      </w:pPr>
      <w:r>
        <w:t>yuanshaoming created on 2018/4/9.  Last modified 2019/9/6</w:t>
      </w:r>
    </w:p>
    <w:p>
      <w:pPr>
        <w:pStyle w:val="39"/>
      </w:pPr>
    </w:p>
    <w:p>
      <w:pPr>
        <w:pStyle w:val="39"/>
      </w:pPr>
      <w:r>
        <w:rPr>
          <w:color w:val="5F5F5F"/>
        </w:rPr>
        <w:t xml:space="preserve"> </w:t>
      </w:r>
      <w:r>
        <w:t xml:space="preserve"> </w:t>
      </w:r>
      <w:bookmarkStart w:id="184" w:name="BKM_A94F91BB_4995_4FFE_9CA0_C71804BF5487"/>
      <w:bookmarkEnd w:id="184"/>
    </w:p>
    <w:p>
      <w:pPr>
        <w:pStyle w:val="39"/>
      </w:pPr>
    </w:p>
    <w:p>
      <w:pPr>
        <w:pStyle w:val="6"/>
      </w:pPr>
      <w:r>
        <w:t>登记维保记录</w:t>
      </w:r>
    </w:p>
    <w:p>
      <w:pPr>
        <w:pStyle w:val="39"/>
      </w:pPr>
      <w:r>
        <w:rPr>
          <w:rStyle w:val="27"/>
          <w:color w:val="000000"/>
        </w:rPr>
        <w:t>需求 in package '维保管理'</w:t>
      </w:r>
    </w:p>
    <w:p>
      <w:pPr>
        <w:tabs>
          <w:tab w:val="left" w:pos="720"/>
        </w:tabs>
        <w:rPr>
          <w:sz w:val="20"/>
          <w:szCs w:val="20"/>
        </w:rPr>
      </w:pPr>
    </w:p>
    <w:p>
      <w:pPr>
        <w:pStyle w:val="39"/>
      </w:pPr>
      <w:r>
        <w:rPr>
          <w:color w:val="000000"/>
        </w:rPr>
        <w:t>维护员通过后台维保管理页面进行查询抵达指定节点，完成保养工作后，进行维保记录登记确认工作。登记内容包括但不限于：维保人员信息（姓名、编号），维保时间，备注信息，支持上传 图片附件。</w:t>
      </w:r>
    </w:p>
    <w:p>
      <w:pPr>
        <w:rPr>
          <w:sz w:val="20"/>
          <w:szCs w:val="20"/>
        </w:rPr>
      </w:pPr>
    </w:p>
    <w:p>
      <w:pPr>
        <w:pStyle w:val="38"/>
      </w:pPr>
      <w:r>
        <w:t xml:space="preserve">登记维保记录 </w:t>
      </w:r>
    </w:p>
    <w:p>
      <w:pPr>
        <w:pStyle w:val="38"/>
      </w:pPr>
      <w:r>
        <w:t xml:space="preserve">Version 1.0  Phase 1.0  </w:t>
      </w:r>
    </w:p>
    <w:p>
      <w:pPr>
        <w:pStyle w:val="38"/>
      </w:pPr>
      <w:r>
        <w:t>yuanshaoming created on 2018/4/9.  Last modified 2019/9/6</w:t>
      </w:r>
    </w:p>
    <w:p>
      <w:pPr>
        <w:pStyle w:val="39"/>
      </w:pPr>
    </w:p>
    <w:p>
      <w:pPr>
        <w:pStyle w:val="39"/>
      </w:pPr>
      <w:r>
        <w:rPr>
          <w:color w:val="5F5F5F"/>
        </w:rPr>
        <w:t xml:space="preserve"> </w:t>
      </w:r>
      <w:r>
        <w:t xml:space="preserve"> </w:t>
      </w:r>
      <w:bookmarkStart w:id="185" w:name="BKM_3D593E82_DF4F_4519_AB2F_9010645B7432"/>
      <w:bookmarkEnd w:id="185"/>
    </w:p>
    <w:p>
      <w:pPr>
        <w:pStyle w:val="39"/>
      </w:pPr>
    </w:p>
    <w:p>
      <w:pPr>
        <w:pStyle w:val="6"/>
      </w:pPr>
      <w:r>
        <w:t>审核维保记录</w:t>
      </w:r>
    </w:p>
    <w:p>
      <w:pPr>
        <w:pStyle w:val="39"/>
      </w:pPr>
      <w:r>
        <w:rPr>
          <w:rStyle w:val="27"/>
          <w:color w:val="000000"/>
        </w:rPr>
        <w:t>需求 in package '维保管理'</w:t>
      </w:r>
    </w:p>
    <w:p>
      <w:pPr>
        <w:tabs>
          <w:tab w:val="left" w:pos="720"/>
        </w:tabs>
        <w:rPr>
          <w:sz w:val="20"/>
          <w:szCs w:val="20"/>
        </w:rPr>
      </w:pPr>
    </w:p>
    <w:p>
      <w:pPr>
        <w:pStyle w:val="39"/>
      </w:pPr>
      <w:r>
        <w:rPr>
          <w:color w:val="000000"/>
        </w:rPr>
        <w:t>用户提交的维保记录，必须由管理员进行审核，审核通过后方可发布生效。</w:t>
      </w:r>
    </w:p>
    <w:p>
      <w:pPr>
        <w:rPr>
          <w:sz w:val="20"/>
          <w:szCs w:val="20"/>
        </w:rPr>
      </w:pPr>
    </w:p>
    <w:p>
      <w:pPr>
        <w:pStyle w:val="38"/>
      </w:pPr>
      <w:r>
        <w:t xml:space="preserve">审核维保记录 </w:t>
      </w:r>
    </w:p>
    <w:p>
      <w:pPr>
        <w:pStyle w:val="38"/>
      </w:pPr>
      <w:r>
        <w:t xml:space="preserve">Version 1.0  Phase 1.0  </w:t>
      </w:r>
    </w:p>
    <w:p>
      <w:pPr>
        <w:pStyle w:val="38"/>
      </w:pPr>
      <w:r>
        <w:t>yuanshaoming created on 2018/4/9.  Last modified 2019/8/20</w:t>
      </w:r>
    </w:p>
    <w:p>
      <w:pPr>
        <w:pStyle w:val="43"/>
        <w:spacing w:before="0" w:after="0"/>
        <w:ind w:left="0" w:right="0"/>
        <w:rPr>
          <w:color w:val="000000"/>
        </w:rPr>
      </w:pPr>
    </w:p>
    <w:tbl>
      <w:tblPr>
        <w:tblStyle w:val="25"/>
        <w:tblW w:w="9720" w:type="dxa"/>
        <w:tblInd w:w="10" w:type="dxa"/>
        <w:tblLayout w:type="fixed"/>
        <w:tblCellMar>
          <w:top w:w="0" w:type="dxa"/>
          <w:left w:w="10" w:type="dxa"/>
          <w:bottom w:w="0" w:type="dxa"/>
          <w:right w:w="10" w:type="dxa"/>
        </w:tblCellMar>
      </w:tblPr>
      <w:tblGrid>
        <w:gridCol w:w="9720"/>
      </w:tblGrid>
      <w:tr>
        <w:tblPrEx>
          <w:tblLayout w:type="fixed"/>
          <w:tblCellMar>
            <w:top w:w="0" w:type="dxa"/>
            <w:left w:w="10" w:type="dxa"/>
            <w:bottom w:w="0" w:type="dxa"/>
            <w:right w:w="10" w:type="dxa"/>
          </w:tblCellMar>
        </w:tblPrEx>
        <w:trPr>
          <w:trHeight w:val="341" w:hRule="atLeast"/>
          <w:tblHeader/>
        </w:trPr>
        <w:tc>
          <w:tcPr>
            <w:tcW w:w="9720" w:type="dxa"/>
            <w:tcBorders>
              <w:top w:val="single" w:color="9F9F9F" w:sz="4" w:space="0"/>
              <w:left w:val="single" w:color="9F9F9F" w:sz="4" w:space="0"/>
              <w:bottom w:val="single" w:color="9F9F9F" w:sz="4" w:space="0"/>
              <w:right w:val="single" w:color="9F9F9F" w:sz="4" w:space="0"/>
            </w:tcBorders>
            <w:shd w:val="clear" w:color="auto" w:fill="F5F5F5"/>
            <w:tcMar>
              <w:top w:w="0" w:type="dxa"/>
              <w:left w:w="3" w:type="dxa"/>
              <w:bottom w:w="0" w:type="dxa"/>
              <w:right w:w="10" w:type="dxa"/>
            </w:tcMar>
          </w:tcPr>
          <w:p>
            <w:pPr>
              <w:pStyle w:val="55"/>
            </w:pPr>
            <w:r>
              <w:t>OUTGOING STRUCTURAL RELATIONSHIPS</w:t>
            </w:r>
          </w:p>
        </w:tc>
      </w:tr>
      <w:tr>
        <w:tblPrEx>
          <w:tblLayout w:type="fixed"/>
          <w:tblCellMar>
            <w:top w:w="0" w:type="dxa"/>
            <w:left w:w="10" w:type="dxa"/>
            <w:bottom w:w="0" w:type="dxa"/>
            <w:right w:w="10" w:type="dxa"/>
          </w:tblCellMar>
        </w:tblPrEx>
        <w:trPr>
          <w:cantSplit/>
        </w:trPr>
        <w:tc>
          <w:tcPr>
            <w:tcW w:w="9720" w:type="dxa"/>
            <w:tcBorders>
              <w:top w:val="single" w:color="9F9F9F" w:sz="4" w:space="0"/>
              <w:left w:val="single" w:color="9F9F9F" w:sz="4" w:space="0"/>
              <w:bottom w:val="single" w:color="9F9F9F" w:sz="4" w:space="0"/>
              <w:right w:val="single" w:color="9F9F9F" w:sz="4" w:space="0"/>
            </w:tcBorders>
            <w:tcMar>
              <w:top w:w="0" w:type="dxa"/>
              <w:left w:w="3" w:type="dxa"/>
              <w:bottom w:w="0" w:type="dxa"/>
              <w:right w:w="10" w:type="dxa"/>
            </w:tcMar>
          </w:tcPr>
          <w:p>
            <w:pPr>
              <w:pStyle w:val="47"/>
              <w:rPr>
                <w:color w:val="000000"/>
              </w:rPr>
            </w:pPr>
          </w:p>
          <w:p>
            <w:pPr>
              <w:pStyle w:val="47"/>
              <w:rPr>
                <w:color w:val="000000"/>
              </w:rPr>
            </w:pPr>
            <w:r>
              <w:rPr>
                <w:sz w:val="0"/>
                <w:szCs w:val="0"/>
              </w:rPr>
              <w:drawing>
                <wp:inline distT="0" distB="0" distL="0" distR="0">
                  <wp:extent cx="114300" cy="114300"/>
                  <wp:effectExtent l="0" t="0" r="0" b="0"/>
                  <wp:docPr id="904" name="图片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图片 904"/>
                          <pic:cNvPicPr>
                            <a:picLocks noChangeAspect="1"/>
                          </pic:cNvPicPr>
                        </pic:nvPicPr>
                        <pic:blipFill>
                          <a:blip r:embed="rId25"/>
                          <a:stretch>
                            <a:fillRect/>
                          </a:stretch>
                        </pic:blipFill>
                        <pic:spPr>
                          <a:xfrm>
                            <a:off x="0" y="0"/>
                            <a:ext cx="114300" cy="114300"/>
                          </a:xfrm>
                          <a:prstGeom prst="rect">
                            <a:avLst/>
                          </a:prstGeom>
                          <a:noFill/>
                          <a:ln w="9525">
                            <a:noFill/>
                            <a:miter lim="800000"/>
                            <a:headEnd/>
                            <a:tailEnd/>
                          </a:ln>
                        </pic:spPr>
                      </pic:pic>
                    </a:graphicData>
                  </a:graphic>
                </wp:inline>
              </w:drawing>
            </w:r>
            <w:r>
              <w:rPr>
                <w:color w:val="000000"/>
              </w:rPr>
              <w:t xml:space="preserve">  聚合 from  审核维保记录 to  查询维保记录</w:t>
            </w:r>
          </w:p>
          <w:p>
            <w:pPr>
              <w:pStyle w:val="47"/>
              <w:tabs>
                <w:tab w:val="left" w:pos="1440"/>
              </w:tabs>
              <w:jc w:val="right"/>
              <w:rPr>
                <w:color w:val="000000"/>
              </w:rPr>
            </w:pPr>
            <w:r>
              <w:rPr>
                <w:rStyle w:val="56"/>
              </w:rPr>
              <w:t>[ Direction is '起始 -&gt; 目标'. ]</w:t>
            </w:r>
          </w:p>
          <w:p>
            <w:pPr>
              <w:pStyle w:val="47"/>
              <w:rPr>
                <w:color w:val="000000"/>
              </w:rPr>
            </w:pPr>
          </w:p>
        </w:tc>
      </w:tr>
    </w:tbl>
    <w:p>
      <w:pPr>
        <w:pStyle w:val="39"/>
      </w:pPr>
    </w:p>
    <w:p>
      <w:pPr>
        <w:pStyle w:val="39"/>
      </w:pPr>
      <w:r>
        <w:rPr>
          <w:color w:val="5F5F5F"/>
        </w:rPr>
        <w:t xml:space="preserve"> </w:t>
      </w:r>
      <w:r>
        <w:t xml:space="preserve"> </w:t>
      </w:r>
      <w:bookmarkStart w:id="186" w:name="BKM_C018F1A6_0113_4764_9674_89AF608D3326"/>
      <w:bookmarkEnd w:id="186"/>
    </w:p>
    <w:p>
      <w:pPr>
        <w:pStyle w:val="39"/>
      </w:pPr>
    </w:p>
    <w:p>
      <w:pPr>
        <w:pStyle w:val="6"/>
      </w:pPr>
      <w:r>
        <w:t>查询维保记录</w:t>
      </w:r>
    </w:p>
    <w:p>
      <w:pPr>
        <w:pStyle w:val="39"/>
      </w:pPr>
      <w:r>
        <w:rPr>
          <w:rStyle w:val="27"/>
          <w:color w:val="000000"/>
        </w:rPr>
        <w:t>需求 in package '维保管理'</w:t>
      </w:r>
    </w:p>
    <w:p>
      <w:pPr>
        <w:tabs>
          <w:tab w:val="left" w:pos="720"/>
        </w:tabs>
        <w:rPr>
          <w:sz w:val="20"/>
          <w:szCs w:val="20"/>
        </w:rPr>
      </w:pPr>
    </w:p>
    <w:p>
      <w:pPr>
        <w:pStyle w:val="39"/>
      </w:pPr>
      <w:r>
        <w:rPr>
          <w:color w:val="000000"/>
        </w:rPr>
        <w:t>用户可以通过设备类型，设备编号，维保人员信息（姓名、编号），维保日期等多种组合条件，方便地查询维保记录。</w:t>
      </w:r>
    </w:p>
    <w:p>
      <w:pPr>
        <w:rPr>
          <w:sz w:val="20"/>
          <w:szCs w:val="20"/>
        </w:rPr>
      </w:pPr>
    </w:p>
    <w:p>
      <w:pPr>
        <w:pStyle w:val="38"/>
      </w:pPr>
      <w:r>
        <w:t xml:space="preserve">查询维保记录 </w:t>
      </w:r>
    </w:p>
    <w:p>
      <w:pPr>
        <w:pStyle w:val="38"/>
      </w:pPr>
      <w:r>
        <w:t xml:space="preserve">Version 1.0  Phase 1.0  </w:t>
      </w:r>
    </w:p>
    <w:p>
      <w:pPr>
        <w:pStyle w:val="38"/>
      </w:pPr>
      <w:r>
        <w:t>yuanshaoming created on 2018/4/9.  Last modified 2019/9/6</w:t>
      </w:r>
    </w:p>
    <w:p>
      <w:pPr>
        <w:rPr>
          <w:sz w:val="20"/>
          <w:szCs w:val="20"/>
        </w:rPr>
      </w:pPr>
    </w:p>
    <w:tbl>
      <w:tblPr>
        <w:tblStyle w:val="25"/>
        <w:tblW w:w="9720" w:type="dxa"/>
        <w:tblInd w:w="10" w:type="dxa"/>
        <w:tblLayout w:type="fixed"/>
        <w:tblCellMar>
          <w:top w:w="0" w:type="dxa"/>
          <w:left w:w="10" w:type="dxa"/>
          <w:bottom w:w="0" w:type="dxa"/>
          <w:right w:w="10" w:type="dxa"/>
        </w:tblCellMar>
      </w:tblPr>
      <w:tblGrid>
        <w:gridCol w:w="9720"/>
      </w:tblGrid>
      <w:tr>
        <w:tblPrEx>
          <w:tblLayout w:type="fixed"/>
          <w:tblCellMar>
            <w:top w:w="0" w:type="dxa"/>
            <w:left w:w="10" w:type="dxa"/>
            <w:bottom w:w="0" w:type="dxa"/>
            <w:right w:w="10" w:type="dxa"/>
          </w:tblCellMar>
        </w:tblPrEx>
        <w:trPr>
          <w:tblHeader/>
        </w:trPr>
        <w:tc>
          <w:tcPr>
            <w:tcW w:w="9720" w:type="dxa"/>
            <w:tcBorders>
              <w:top w:val="single" w:color="9F9F9F" w:sz="4" w:space="0"/>
              <w:left w:val="single" w:color="9F9F9F" w:sz="4" w:space="0"/>
              <w:bottom w:val="single" w:color="9F9F9F" w:sz="4" w:space="0"/>
              <w:right w:val="single" w:color="9F9F9F" w:sz="4" w:space="0"/>
            </w:tcBorders>
            <w:shd w:val="clear" w:color="auto" w:fill="F5F5F5"/>
            <w:tcMar>
              <w:top w:w="0" w:type="dxa"/>
              <w:left w:w="3" w:type="dxa"/>
              <w:bottom w:w="0" w:type="dxa"/>
              <w:right w:w="10" w:type="dxa"/>
            </w:tcMar>
          </w:tcPr>
          <w:p>
            <w:pPr>
              <w:pStyle w:val="55"/>
            </w:pPr>
            <w:r>
              <w:t>INCOMING STRUCTURAL RELATIONSHIPS</w:t>
            </w:r>
          </w:p>
        </w:tc>
      </w:tr>
      <w:tr>
        <w:tblPrEx>
          <w:tblLayout w:type="fixed"/>
          <w:tblCellMar>
            <w:top w:w="0" w:type="dxa"/>
            <w:left w:w="10" w:type="dxa"/>
            <w:bottom w:w="0" w:type="dxa"/>
            <w:right w:w="10" w:type="dxa"/>
          </w:tblCellMar>
        </w:tblPrEx>
        <w:trPr>
          <w:cantSplit/>
        </w:trPr>
        <w:tc>
          <w:tcPr>
            <w:tcW w:w="9720" w:type="dxa"/>
            <w:tcBorders>
              <w:top w:val="single" w:color="9F9F9F" w:sz="4" w:space="0"/>
              <w:left w:val="single" w:color="9F9F9F" w:sz="4" w:space="0"/>
              <w:bottom w:val="single" w:color="9F9F9F" w:sz="4" w:space="0"/>
              <w:right w:val="single" w:color="9F9F9F" w:sz="4" w:space="0"/>
            </w:tcBorders>
            <w:tcMar>
              <w:top w:w="0" w:type="dxa"/>
              <w:left w:w="3" w:type="dxa"/>
              <w:bottom w:w="0" w:type="dxa"/>
              <w:right w:w="10" w:type="dxa"/>
            </w:tcMar>
          </w:tcPr>
          <w:p>
            <w:pPr>
              <w:pStyle w:val="47"/>
              <w:rPr>
                <w:color w:val="000000"/>
              </w:rPr>
            </w:pPr>
          </w:p>
          <w:p>
            <w:pPr>
              <w:pStyle w:val="47"/>
              <w:rPr>
                <w:color w:val="000000"/>
              </w:rPr>
            </w:pPr>
            <w:r>
              <w:rPr>
                <w:sz w:val="0"/>
                <w:szCs w:val="0"/>
              </w:rPr>
              <w:drawing>
                <wp:inline distT="0" distB="0" distL="0" distR="0">
                  <wp:extent cx="114300" cy="114300"/>
                  <wp:effectExtent l="0" t="0" r="0" b="0"/>
                  <wp:docPr id="912" name="图片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图片 912"/>
                          <pic:cNvPicPr>
                            <a:picLocks noChangeAspect="1"/>
                          </pic:cNvPicPr>
                        </pic:nvPicPr>
                        <pic:blipFill>
                          <a:blip r:embed="rId24"/>
                          <a:stretch>
                            <a:fillRect/>
                          </a:stretch>
                        </pic:blipFill>
                        <pic:spPr>
                          <a:xfrm>
                            <a:off x="0" y="0"/>
                            <a:ext cx="114300" cy="114300"/>
                          </a:xfrm>
                          <a:prstGeom prst="rect">
                            <a:avLst/>
                          </a:prstGeom>
                          <a:noFill/>
                          <a:ln w="9525">
                            <a:noFill/>
                            <a:miter lim="800000"/>
                            <a:headEnd/>
                            <a:tailEnd/>
                          </a:ln>
                        </pic:spPr>
                      </pic:pic>
                    </a:graphicData>
                  </a:graphic>
                </wp:inline>
              </w:drawing>
            </w:r>
            <w:r>
              <w:rPr>
                <w:color w:val="000000"/>
              </w:rPr>
              <w:t xml:space="preserve">  聚合  from  审核维保记录 to  查询维保记录</w:t>
            </w:r>
          </w:p>
          <w:p>
            <w:pPr>
              <w:pStyle w:val="47"/>
              <w:tabs>
                <w:tab w:val="left" w:pos="1440"/>
              </w:tabs>
              <w:jc w:val="right"/>
              <w:rPr>
                <w:color w:val="000000"/>
              </w:rPr>
            </w:pPr>
            <w:r>
              <w:rPr>
                <w:rStyle w:val="56"/>
              </w:rPr>
              <w:t>[ Direction is '起始 -&gt; 目标'. ]</w:t>
            </w:r>
          </w:p>
          <w:p>
            <w:pPr>
              <w:pStyle w:val="47"/>
              <w:rPr>
                <w:color w:val="000000"/>
              </w:rPr>
            </w:pPr>
          </w:p>
        </w:tc>
      </w:tr>
      <w:tr>
        <w:tblPrEx>
          <w:tblLayout w:type="fixed"/>
          <w:tblCellMar>
            <w:top w:w="0" w:type="dxa"/>
            <w:left w:w="10" w:type="dxa"/>
            <w:bottom w:w="0" w:type="dxa"/>
            <w:right w:w="10" w:type="dxa"/>
          </w:tblCellMar>
        </w:tblPrEx>
        <w:trPr>
          <w:cantSplit/>
        </w:trPr>
        <w:tc>
          <w:tcPr>
            <w:tcW w:w="9720" w:type="dxa"/>
            <w:tcBorders>
              <w:top w:val="single" w:color="9F9F9F" w:sz="4" w:space="0"/>
              <w:left w:val="single" w:color="9F9F9F" w:sz="4" w:space="0"/>
              <w:bottom w:val="single" w:color="9F9F9F" w:sz="4" w:space="0"/>
              <w:right w:val="single" w:color="9F9F9F" w:sz="4" w:space="0"/>
            </w:tcBorders>
            <w:tcMar>
              <w:top w:w="0" w:type="dxa"/>
              <w:left w:w="3" w:type="dxa"/>
              <w:bottom w:w="0" w:type="dxa"/>
              <w:right w:w="10" w:type="dxa"/>
            </w:tcMar>
          </w:tcPr>
          <w:p>
            <w:pPr>
              <w:pStyle w:val="47"/>
              <w:rPr>
                <w:color w:val="000000"/>
              </w:rPr>
            </w:pPr>
          </w:p>
          <w:p>
            <w:pPr>
              <w:pStyle w:val="47"/>
              <w:rPr>
                <w:color w:val="000000"/>
              </w:rPr>
            </w:pPr>
            <w:r>
              <w:rPr>
                <w:sz w:val="0"/>
                <w:szCs w:val="0"/>
              </w:rPr>
              <w:drawing>
                <wp:inline distT="0" distB="0" distL="0" distR="0">
                  <wp:extent cx="114300" cy="114300"/>
                  <wp:effectExtent l="0" t="0" r="0" b="0"/>
                  <wp:docPr id="913" name="图片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图片 913"/>
                          <pic:cNvPicPr>
                            <a:picLocks noChangeAspect="1"/>
                          </pic:cNvPicPr>
                        </pic:nvPicPr>
                        <pic:blipFill>
                          <a:blip r:embed="rId24"/>
                          <a:stretch>
                            <a:fillRect/>
                          </a:stretch>
                        </pic:blipFill>
                        <pic:spPr>
                          <a:xfrm>
                            <a:off x="0" y="0"/>
                            <a:ext cx="114300" cy="114300"/>
                          </a:xfrm>
                          <a:prstGeom prst="rect">
                            <a:avLst/>
                          </a:prstGeom>
                          <a:noFill/>
                          <a:ln w="9525">
                            <a:noFill/>
                            <a:miter lim="800000"/>
                            <a:headEnd/>
                            <a:tailEnd/>
                          </a:ln>
                        </pic:spPr>
                      </pic:pic>
                    </a:graphicData>
                  </a:graphic>
                </wp:inline>
              </w:drawing>
            </w:r>
            <w:r>
              <w:rPr>
                <w:color w:val="000000"/>
              </w:rPr>
              <w:t xml:space="preserve">  聚合  from  打印维保记录 to  查询维保记录</w:t>
            </w:r>
          </w:p>
          <w:p>
            <w:pPr>
              <w:pStyle w:val="47"/>
              <w:tabs>
                <w:tab w:val="left" w:pos="1440"/>
              </w:tabs>
              <w:jc w:val="right"/>
              <w:rPr>
                <w:color w:val="000000"/>
              </w:rPr>
            </w:pPr>
            <w:r>
              <w:rPr>
                <w:rStyle w:val="56"/>
              </w:rPr>
              <w:t>[ Direction is '起始 -&gt; 目标'. ]</w:t>
            </w:r>
          </w:p>
          <w:p>
            <w:pPr>
              <w:pStyle w:val="47"/>
              <w:rPr>
                <w:color w:val="000000"/>
              </w:rPr>
            </w:pPr>
          </w:p>
        </w:tc>
      </w:tr>
    </w:tbl>
    <w:p>
      <w:pPr>
        <w:pStyle w:val="39"/>
      </w:pPr>
    </w:p>
    <w:p>
      <w:pPr>
        <w:pStyle w:val="39"/>
      </w:pPr>
      <w:r>
        <w:rPr>
          <w:color w:val="5F5F5F"/>
        </w:rPr>
        <w:t xml:space="preserve"> </w:t>
      </w:r>
      <w:r>
        <w:t xml:space="preserve"> </w:t>
      </w:r>
      <w:bookmarkStart w:id="187" w:name="BKM_18D321BE_372D_4E37_96C0_37E37B260AD3"/>
      <w:bookmarkEnd w:id="187"/>
    </w:p>
    <w:p>
      <w:pPr>
        <w:pStyle w:val="39"/>
      </w:pPr>
    </w:p>
    <w:p>
      <w:pPr>
        <w:pStyle w:val="6"/>
      </w:pPr>
      <w:r>
        <w:t>打印维保记录</w:t>
      </w:r>
    </w:p>
    <w:p>
      <w:pPr>
        <w:pStyle w:val="39"/>
      </w:pPr>
      <w:r>
        <w:rPr>
          <w:rStyle w:val="27"/>
          <w:color w:val="000000"/>
        </w:rPr>
        <w:t>需求 in package '维保管理'</w:t>
      </w:r>
    </w:p>
    <w:p>
      <w:pPr>
        <w:tabs>
          <w:tab w:val="left" w:pos="720"/>
        </w:tabs>
        <w:rPr>
          <w:sz w:val="20"/>
          <w:szCs w:val="20"/>
        </w:rPr>
      </w:pPr>
    </w:p>
    <w:p>
      <w:pPr>
        <w:pStyle w:val="39"/>
      </w:pPr>
      <w:r>
        <w:rPr>
          <w:color w:val="000000"/>
        </w:rPr>
        <w:t>将目标维保记录输出到打印机或打印到文件。输出内容包括但不限于：维保项信息，维保人员信息（性名 、编号），维保时间，备注信息，附件。</w:t>
      </w:r>
    </w:p>
    <w:p>
      <w:pPr>
        <w:rPr>
          <w:sz w:val="20"/>
          <w:szCs w:val="20"/>
        </w:rPr>
      </w:pPr>
    </w:p>
    <w:p>
      <w:pPr>
        <w:pStyle w:val="38"/>
      </w:pPr>
      <w:r>
        <w:t xml:space="preserve">打印维保记录 </w:t>
      </w:r>
    </w:p>
    <w:p>
      <w:pPr>
        <w:pStyle w:val="38"/>
      </w:pPr>
      <w:r>
        <w:t xml:space="preserve">Version 1.0  Phase 1.0  </w:t>
      </w:r>
    </w:p>
    <w:p>
      <w:pPr>
        <w:pStyle w:val="38"/>
      </w:pPr>
      <w:r>
        <w:t>yuanshaoming created on 2018/4/9.  Last modified 2019/9/6</w:t>
      </w:r>
    </w:p>
    <w:p>
      <w:pPr>
        <w:pStyle w:val="43"/>
        <w:spacing w:before="0" w:after="0"/>
        <w:ind w:left="0" w:right="0"/>
        <w:rPr>
          <w:color w:val="000000"/>
        </w:rPr>
      </w:pPr>
    </w:p>
    <w:tbl>
      <w:tblPr>
        <w:tblStyle w:val="25"/>
        <w:tblW w:w="9720" w:type="dxa"/>
        <w:tblInd w:w="10" w:type="dxa"/>
        <w:tblLayout w:type="fixed"/>
        <w:tblCellMar>
          <w:top w:w="0" w:type="dxa"/>
          <w:left w:w="10" w:type="dxa"/>
          <w:bottom w:w="0" w:type="dxa"/>
          <w:right w:w="10" w:type="dxa"/>
        </w:tblCellMar>
      </w:tblPr>
      <w:tblGrid>
        <w:gridCol w:w="9720"/>
      </w:tblGrid>
      <w:tr>
        <w:tblPrEx>
          <w:tblLayout w:type="fixed"/>
          <w:tblCellMar>
            <w:top w:w="0" w:type="dxa"/>
            <w:left w:w="10" w:type="dxa"/>
            <w:bottom w:w="0" w:type="dxa"/>
            <w:right w:w="10" w:type="dxa"/>
          </w:tblCellMar>
        </w:tblPrEx>
        <w:trPr>
          <w:trHeight w:val="341" w:hRule="atLeast"/>
          <w:tblHeader/>
        </w:trPr>
        <w:tc>
          <w:tcPr>
            <w:tcW w:w="9720" w:type="dxa"/>
            <w:tcBorders>
              <w:top w:val="single" w:color="9F9F9F" w:sz="4" w:space="0"/>
              <w:left w:val="single" w:color="9F9F9F" w:sz="4" w:space="0"/>
              <w:bottom w:val="single" w:color="9F9F9F" w:sz="4" w:space="0"/>
              <w:right w:val="single" w:color="9F9F9F" w:sz="4" w:space="0"/>
            </w:tcBorders>
            <w:shd w:val="clear" w:color="auto" w:fill="F5F5F5"/>
            <w:tcMar>
              <w:top w:w="0" w:type="dxa"/>
              <w:left w:w="3" w:type="dxa"/>
              <w:bottom w:w="0" w:type="dxa"/>
              <w:right w:w="10" w:type="dxa"/>
            </w:tcMar>
          </w:tcPr>
          <w:p>
            <w:pPr>
              <w:pStyle w:val="55"/>
            </w:pPr>
            <w:r>
              <w:t>OUTGOING STRUCTURAL RELATIONSHIPS</w:t>
            </w:r>
          </w:p>
        </w:tc>
      </w:tr>
      <w:tr>
        <w:tblPrEx>
          <w:tblLayout w:type="fixed"/>
          <w:tblCellMar>
            <w:top w:w="0" w:type="dxa"/>
            <w:left w:w="10" w:type="dxa"/>
            <w:bottom w:w="0" w:type="dxa"/>
            <w:right w:w="10" w:type="dxa"/>
          </w:tblCellMar>
        </w:tblPrEx>
        <w:trPr>
          <w:cantSplit/>
        </w:trPr>
        <w:tc>
          <w:tcPr>
            <w:tcW w:w="9720" w:type="dxa"/>
            <w:tcBorders>
              <w:top w:val="single" w:color="9F9F9F" w:sz="4" w:space="0"/>
              <w:left w:val="single" w:color="9F9F9F" w:sz="4" w:space="0"/>
              <w:bottom w:val="single" w:color="9F9F9F" w:sz="4" w:space="0"/>
              <w:right w:val="single" w:color="9F9F9F" w:sz="4" w:space="0"/>
            </w:tcBorders>
            <w:tcMar>
              <w:top w:w="0" w:type="dxa"/>
              <w:left w:w="3" w:type="dxa"/>
              <w:bottom w:w="0" w:type="dxa"/>
              <w:right w:w="10" w:type="dxa"/>
            </w:tcMar>
          </w:tcPr>
          <w:p>
            <w:pPr>
              <w:pStyle w:val="47"/>
              <w:rPr>
                <w:color w:val="000000"/>
              </w:rPr>
            </w:pPr>
          </w:p>
          <w:p>
            <w:pPr>
              <w:pStyle w:val="47"/>
              <w:rPr>
                <w:color w:val="000000"/>
              </w:rPr>
            </w:pPr>
            <w:r>
              <w:rPr>
                <w:sz w:val="0"/>
                <w:szCs w:val="0"/>
              </w:rPr>
              <w:drawing>
                <wp:inline distT="0" distB="0" distL="0" distR="0">
                  <wp:extent cx="114300" cy="114300"/>
                  <wp:effectExtent l="0" t="0" r="0" b="0"/>
                  <wp:docPr id="916" name="图片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图片 916"/>
                          <pic:cNvPicPr>
                            <a:picLocks noChangeAspect="1"/>
                          </pic:cNvPicPr>
                        </pic:nvPicPr>
                        <pic:blipFill>
                          <a:blip r:embed="rId25"/>
                          <a:stretch>
                            <a:fillRect/>
                          </a:stretch>
                        </pic:blipFill>
                        <pic:spPr>
                          <a:xfrm>
                            <a:off x="0" y="0"/>
                            <a:ext cx="114300" cy="114300"/>
                          </a:xfrm>
                          <a:prstGeom prst="rect">
                            <a:avLst/>
                          </a:prstGeom>
                          <a:noFill/>
                          <a:ln w="9525">
                            <a:noFill/>
                            <a:miter lim="800000"/>
                            <a:headEnd/>
                            <a:tailEnd/>
                          </a:ln>
                        </pic:spPr>
                      </pic:pic>
                    </a:graphicData>
                  </a:graphic>
                </wp:inline>
              </w:drawing>
            </w:r>
            <w:r>
              <w:rPr>
                <w:color w:val="000000"/>
              </w:rPr>
              <w:t xml:space="preserve">  聚合 from  打印维保记录 to  查询维保记录</w:t>
            </w:r>
          </w:p>
          <w:p>
            <w:pPr>
              <w:pStyle w:val="47"/>
              <w:tabs>
                <w:tab w:val="left" w:pos="1440"/>
              </w:tabs>
              <w:jc w:val="right"/>
              <w:rPr>
                <w:color w:val="000000"/>
              </w:rPr>
            </w:pPr>
            <w:r>
              <w:rPr>
                <w:rStyle w:val="56"/>
              </w:rPr>
              <w:t>[ Direction is '起始 -&gt; 目标'. ]</w:t>
            </w:r>
          </w:p>
          <w:p>
            <w:pPr>
              <w:pStyle w:val="47"/>
              <w:rPr>
                <w:color w:val="000000"/>
              </w:rPr>
            </w:pPr>
          </w:p>
        </w:tc>
      </w:tr>
    </w:tbl>
    <w:p>
      <w:pPr>
        <w:pStyle w:val="39"/>
      </w:pPr>
    </w:p>
    <w:p>
      <w:pPr>
        <w:pStyle w:val="39"/>
      </w:pPr>
      <w:r>
        <w:rPr>
          <w:color w:val="5F5F5F"/>
        </w:rPr>
        <w:t xml:space="preserve"> </w:t>
      </w:r>
      <w:r>
        <w:t xml:space="preserve">   </w:t>
      </w:r>
      <w:bookmarkStart w:id="188" w:name="Î¬±£¹ÜÀí_END"/>
      <w:bookmarkEnd w:id="188"/>
      <w:bookmarkStart w:id="189" w:name="BKM_C7E544EB_AAAA_48C9_A5F7_26443E6A1AC5"/>
      <w:bookmarkEnd w:id="189"/>
      <w:bookmarkStart w:id="190" w:name="BKM_CC42C3B1_3A5F_4F7D_BD22_226EF2409482"/>
      <w:bookmarkEnd w:id="190"/>
    </w:p>
    <w:p>
      <w:pPr>
        <w:pStyle w:val="39"/>
      </w:pPr>
    </w:p>
    <w:p>
      <w:bookmarkStart w:id="191" w:name="ÒµÎñ¹ÜÀí_START"/>
      <w:bookmarkEnd w:id="191"/>
      <w:r>
        <w:rPr>
          <w:rFonts w:ascii="Times New Roman" w:hAnsi="Times New Roman" w:eastAsia="Times New Roman" w:cs="Times New Roman"/>
          <w:sz w:val="20"/>
          <w:szCs w:val="20"/>
        </w:rPr>
        <w:br w:type="page"/>
      </w:r>
    </w:p>
    <w:p>
      <w:pPr>
        <w:pStyle w:val="5"/>
      </w:pPr>
      <w:r>
        <w:t>业务管理</w:t>
      </w:r>
    </w:p>
    <w:p>
      <w:pPr>
        <w:pStyle w:val="39"/>
        <w:rPr>
          <w:ins w:id="126" w:author="朱明1" w:date="2019-09-29T11:44:00Z"/>
          <w:rStyle w:val="27"/>
        </w:rPr>
      </w:pPr>
      <w:r>
        <w:rPr>
          <w:rStyle w:val="27"/>
        </w:rPr>
        <w:t>Package in package '集中管理'</w:t>
      </w:r>
    </w:p>
    <w:p>
      <w:pPr>
        <w:rPr>
          <w:rFonts w:hint="eastAsia" w:eastAsiaTheme="minorEastAsia"/>
          <w:b/>
          <w:color w:val="FF0000"/>
          <w:rPrChange w:id="128" w:author="朱明1" w:date="2019-09-29T11:44:00Z">
            <w:rPr/>
          </w:rPrChange>
        </w:rPr>
        <w:pPrChange w:id="127" w:author="朱明1" w:date="2019-09-29T11:44:00Z">
          <w:pPr>
            <w:pStyle w:val="39"/>
          </w:pPr>
        </w:pPrChange>
      </w:pPr>
      <w:ins w:id="129" w:author="朱明1" w:date="2019-09-29T11:44:00Z">
        <w:r>
          <w:rPr>
            <w:rFonts w:hint="eastAsia" w:eastAsiaTheme="minorEastAsia"/>
            <w:b/>
            <w:color w:val="FF0000"/>
            <w:rPrChange w:id="130" w:author="朱明1" w:date="2019-09-29T11:44:00Z">
              <w:rPr>
                <w:rFonts w:hint="eastAsia" w:eastAsiaTheme="minorEastAsia"/>
              </w:rPr>
            </w:rPrChange>
          </w:rPr>
          <w:t>修订</w:t>
        </w:r>
      </w:ins>
      <w:ins w:id="131" w:author="朱明1" w:date="2019-09-29T11:44:00Z">
        <w:r>
          <w:rPr>
            <w:rFonts w:hint="eastAsia" w:eastAsiaTheme="minorEastAsia"/>
            <w:b/>
            <w:color w:val="FF0000"/>
            <w:rPrChange w:id="132" w:author="朱明1" w:date="2019-09-29T11:44:00Z">
              <w:rPr>
                <w:rFonts w:hint="eastAsia" w:eastAsiaTheme="minorEastAsia"/>
              </w:rPr>
            </w:rPrChange>
          </w:rPr>
          <w:t>1</w:t>
        </w:r>
      </w:ins>
      <w:ins w:id="133" w:author="朱明1" w:date="2019-09-29T11:44:00Z">
        <w:r>
          <w:rPr>
            <w:rFonts w:hint="eastAsia" w:eastAsiaTheme="minorEastAsia"/>
            <w:b/>
            <w:color w:val="FF0000"/>
          </w:rPr>
          <w:t>开始</w:t>
        </w:r>
      </w:ins>
    </w:p>
    <w:p>
      <w:pPr>
        <w:pStyle w:val="39"/>
      </w:pPr>
    </w:p>
    <w:p>
      <w:pPr>
        <w:pStyle w:val="38"/>
        <w:tabs>
          <w:tab w:val="left" w:pos="720"/>
        </w:tabs>
      </w:pPr>
      <w:r>
        <w:t>业务管理</w:t>
      </w:r>
    </w:p>
    <w:p>
      <w:pPr>
        <w:pStyle w:val="38"/>
        <w:tabs>
          <w:tab w:val="left" w:pos="720"/>
        </w:tabs>
      </w:pPr>
      <w:r>
        <w:t>Version 1.0  Phase 1.0  提议的</w:t>
      </w:r>
    </w:p>
    <w:p>
      <w:pPr>
        <w:pStyle w:val="38"/>
        <w:tabs>
          <w:tab w:val="left" w:pos="720"/>
        </w:tabs>
      </w:pPr>
      <w:del w:id="134" w:author="admin" w:date="2019-10-17T10:07:25Z">
        <w:r>
          <w:rPr/>
          <w:delText xml:space="preserve">zhuming1 </w:delText>
        </w:r>
      </w:del>
      <w:r>
        <w:t>created on 2019/9/29.  Last modified 2019/9/29</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业务管理 diagram</w:t>
      </w:r>
    </w:p>
    <w:p>
      <w:pPr>
        <w:pStyle w:val="39"/>
      </w:pPr>
      <w:r>
        <w:rPr>
          <w:rStyle w:val="27"/>
        </w:rPr>
        <w:t>Requirements diagram in package '业务管理'</w:t>
      </w:r>
    </w:p>
    <w:p>
      <w:pPr>
        <w:pStyle w:val="39"/>
      </w:pPr>
    </w:p>
    <w:p>
      <w:pPr>
        <w:pStyle w:val="38"/>
        <w:tabs>
          <w:tab w:val="left" w:pos="720"/>
        </w:tabs>
      </w:pPr>
      <w:r>
        <w:t xml:space="preserve">业务管理 </w:t>
      </w:r>
    </w:p>
    <w:p>
      <w:pPr>
        <w:pStyle w:val="38"/>
        <w:tabs>
          <w:tab w:val="left" w:pos="720"/>
        </w:tabs>
      </w:pPr>
      <w:r>
        <w:t>Version 1.0</w:t>
      </w:r>
    </w:p>
    <w:p>
      <w:pPr>
        <w:pStyle w:val="38"/>
        <w:tabs>
          <w:tab w:val="left" w:pos="720"/>
        </w:tabs>
      </w:pPr>
      <w:del w:id="135" w:author="admin" w:date="2019-10-17T10:07:25Z">
        <w:r>
          <w:rPr/>
          <w:delText xml:space="preserve">zhuming1 </w:delText>
        </w:r>
      </w:del>
      <w:r>
        <w:t>created on 2019/9/29.  Last modified 2019/9/29</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1524000" cy="685800"/>
            <wp:effectExtent l="0" t="0" r="0" b="0"/>
            <wp:docPr id="917" name="图片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图片 917"/>
                    <pic:cNvPicPr>
                      <a:picLocks noChangeAspect="1"/>
                    </pic:cNvPicPr>
                  </pic:nvPicPr>
                  <pic:blipFill>
                    <a:blip r:embed="rId38"/>
                    <a:stretch>
                      <a:fillRect/>
                    </a:stretch>
                  </pic:blipFill>
                  <pic:spPr>
                    <a:xfrm>
                      <a:off x="0" y="0"/>
                      <a:ext cx="1524000" cy="685800"/>
                    </a:xfrm>
                    <a:prstGeom prst="rect">
                      <a:avLst/>
                    </a:prstGeom>
                    <a:noFill/>
                    <a:ln w="9525">
                      <a:noFill/>
                      <a:miter lim="800000"/>
                      <a:headEnd/>
                      <a:tailEnd/>
                    </a:ln>
                  </pic:spPr>
                </pic:pic>
              </a:graphicData>
            </a:graphic>
          </wp:inline>
        </w:drawing>
      </w:r>
    </w:p>
    <w:p>
      <w:pPr>
        <w:pStyle w:val="40"/>
        <w:rPr>
          <w:sz w:val="20"/>
          <w:szCs w:val="20"/>
        </w:rPr>
      </w:pPr>
    </w:p>
    <w:p>
      <w:pPr>
        <w:pStyle w:val="41"/>
      </w:pPr>
      <w:r>
        <w:t>业务管理</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192" w:name="BKM_3B6898A5_AF10_46D6_BF01_898C5277A5AA"/>
      <w:bookmarkEnd w:id="192"/>
    </w:p>
    <w:p>
      <w:pPr>
        <w:rPr>
          <w:rFonts w:ascii="Times New Roman" w:hAnsi="Times New Roman" w:eastAsia="Times New Roman" w:cs="Times New Roman"/>
          <w:sz w:val="20"/>
          <w:szCs w:val="20"/>
        </w:rPr>
      </w:pPr>
    </w:p>
    <w:p>
      <w:pPr>
        <w:pStyle w:val="6"/>
      </w:pPr>
      <w:r>
        <w:t>查验任务状态监控</w:t>
      </w:r>
    </w:p>
    <w:p>
      <w:pPr>
        <w:pStyle w:val="39"/>
      </w:pPr>
      <w:r>
        <w:rPr>
          <w:rStyle w:val="27"/>
          <w:color w:val="000000"/>
        </w:rPr>
        <w:t>需求 in package '业务管理'</w:t>
      </w:r>
    </w:p>
    <w:p>
      <w:pPr>
        <w:tabs>
          <w:tab w:val="left" w:pos="720"/>
        </w:tabs>
        <w:rPr>
          <w:sz w:val="20"/>
          <w:szCs w:val="20"/>
        </w:rPr>
      </w:pPr>
    </w:p>
    <w:p>
      <w:pPr>
        <w:pStyle w:val="39"/>
      </w:pPr>
      <w:r>
        <w:rPr>
          <w:color w:val="000000"/>
        </w:rPr>
        <w:t>可以直观显示当前正在进行的查验任务列表，可以查看当前任务抵达节点信息、过程历史节点信息。以及图像管理-图像检索功能可查看的信息。</w:t>
      </w:r>
    </w:p>
    <w:p>
      <w:pPr>
        <w:rPr>
          <w:sz w:val="20"/>
          <w:szCs w:val="20"/>
        </w:rPr>
      </w:pPr>
    </w:p>
    <w:p>
      <w:pPr>
        <w:pStyle w:val="38"/>
      </w:pPr>
      <w:r>
        <w:t xml:space="preserve">查验任务状态监控 </w:t>
      </w:r>
    </w:p>
    <w:p>
      <w:pPr>
        <w:pStyle w:val="38"/>
      </w:pPr>
      <w:r>
        <w:t xml:space="preserve">Version 1.0  Phase 1.0  </w:t>
      </w:r>
    </w:p>
    <w:p>
      <w:pPr>
        <w:pStyle w:val="38"/>
      </w:pPr>
      <w:del w:id="136" w:author="admin" w:date="2019-10-17T10:07:25Z">
        <w:r>
          <w:rPr/>
          <w:delText xml:space="preserve">zhuming1 </w:delText>
        </w:r>
      </w:del>
      <w:r>
        <w:t>created on 2019/9/29.  Last modified 2019/9/29</w:t>
      </w:r>
    </w:p>
    <w:p>
      <w:pPr>
        <w:pStyle w:val="39"/>
      </w:pPr>
    </w:p>
    <w:p>
      <w:pPr>
        <w:pStyle w:val="39"/>
      </w:pPr>
      <w:r>
        <w:rPr>
          <w:color w:val="5F5F5F"/>
        </w:rPr>
        <w:t xml:space="preserve"> </w:t>
      </w:r>
      <w:r>
        <w:t xml:space="preserve">   </w:t>
      </w:r>
      <w:bookmarkStart w:id="193" w:name="BKM_7BF6906E_5560_475A_9E47_D7BFD832C69A"/>
      <w:bookmarkEnd w:id="193"/>
      <w:bookmarkStart w:id="194" w:name="ÒµÎñ¹ÜÀí_END"/>
      <w:bookmarkEnd w:id="194"/>
      <w:bookmarkStart w:id="195" w:name="BKM_A8FD18B2_8DB3_41DE_B1DB_27CCB664CEAE"/>
      <w:bookmarkEnd w:id="195"/>
    </w:p>
    <w:p>
      <w:pPr>
        <w:pStyle w:val="39"/>
      </w:pPr>
    </w:p>
    <w:p>
      <w:bookmarkStart w:id="196" w:name="ÖªÊ¶¿â¹ÜÀí_START"/>
      <w:bookmarkEnd w:id="196"/>
      <w:r>
        <w:rPr>
          <w:rFonts w:ascii="Times New Roman" w:hAnsi="Times New Roman" w:eastAsia="Times New Roman" w:cs="Times New Roman"/>
          <w:sz w:val="20"/>
          <w:szCs w:val="20"/>
        </w:rPr>
        <w:br w:type="page"/>
      </w:r>
    </w:p>
    <w:p>
      <w:pPr>
        <w:pStyle w:val="5"/>
      </w:pPr>
      <w:r>
        <w:t>知识库管理</w:t>
      </w:r>
    </w:p>
    <w:p>
      <w:pPr>
        <w:pStyle w:val="39"/>
      </w:pPr>
      <w:r>
        <w:rPr>
          <w:rStyle w:val="27"/>
        </w:rPr>
        <w:t>Package in package '集中管理'</w:t>
      </w:r>
    </w:p>
    <w:p>
      <w:pPr>
        <w:pStyle w:val="39"/>
      </w:pPr>
    </w:p>
    <w:p>
      <w:pPr>
        <w:pStyle w:val="38"/>
        <w:tabs>
          <w:tab w:val="left" w:pos="720"/>
        </w:tabs>
      </w:pPr>
      <w:r>
        <w:t>知识库管理</w:t>
      </w:r>
    </w:p>
    <w:p>
      <w:pPr>
        <w:pStyle w:val="38"/>
        <w:tabs>
          <w:tab w:val="left" w:pos="720"/>
        </w:tabs>
      </w:pPr>
      <w:r>
        <w:t>Version 1.0  Phase 1.0  提议的</w:t>
      </w:r>
    </w:p>
    <w:p>
      <w:pPr>
        <w:pStyle w:val="38"/>
        <w:tabs>
          <w:tab w:val="left" w:pos="720"/>
        </w:tabs>
      </w:pPr>
      <w:del w:id="137" w:author="admin" w:date="2019-10-17T10:07:25Z">
        <w:r>
          <w:rPr/>
          <w:delText xml:space="preserve">zhuming1 </w:delText>
        </w:r>
      </w:del>
      <w:r>
        <w:t>created on 2019/9/29.  Last modified 2019/9/29</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知识库管理 diagram</w:t>
      </w:r>
    </w:p>
    <w:p>
      <w:pPr>
        <w:pStyle w:val="39"/>
      </w:pPr>
      <w:r>
        <w:rPr>
          <w:rStyle w:val="27"/>
        </w:rPr>
        <w:t>Requirements diagram in package '知识库管理'</w:t>
      </w:r>
    </w:p>
    <w:p>
      <w:pPr>
        <w:pStyle w:val="39"/>
      </w:pPr>
    </w:p>
    <w:p>
      <w:pPr>
        <w:pStyle w:val="39"/>
      </w:pPr>
      <w:r>
        <w:t>典型的查验案例的收藏库管理。</w:t>
      </w:r>
    </w:p>
    <w:p>
      <w:pPr>
        <w:pStyle w:val="39"/>
      </w:pPr>
    </w:p>
    <w:p>
      <w:pPr>
        <w:pStyle w:val="38"/>
        <w:tabs>
          <w:tab w:val="left" w:pos="720"/>
        </w:tabs>
      </w:pPr>
      <w:r>
        <w:t xml:space="preserve">知识库管理 </w:t>
      </w:r>
    </w:p>
    <w:p>
      <w:pPr>
        <w:pStyle w:val="38"/>
        <w:tabs>
          <w:tab w:val="left" w:pos="720"/>
        </w:tabs>
      </w:pPr>
      <w:r>
        <w:t>Version 1.0</w:t>
      </w:r>
    </w:p>
    <w:p>
      <w:pPr>
        <w:pStyle w:val="38"/>
        <w:tabs>
          <w:tab w:val="left" w:pos="720"/>
        </w:tabs>
      </w:pPr>
      <w:del w:id="138" w:author="admin" w:date="2019-10-17T10:07:25Z">
        <w:r>
          <w:rPr/>
          <w:delText xml:space="preserve">zhuming1 </w:delText>
        </w:r>
      </w:del>
      <w:r>
        <w:t>created on 2019/9/29.  Last modified 2019/9/29</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1552575" cy="2286000"/>
            <wp:effectExtent l="0" t="0" r="0" b="0"/>
            <wp:docPr id="932" name="图片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图片 932"/>
                    <pic:cNvPicPr>
                      <a:picLocks noChangeAspect="1"/>
                    </pic:cNvPicPr>
                  </pic:nvPicPr>
                  <pic:blipFill>
                    <a:blip r:embed="rId39"/>
                    <a:stretch>
                      <a:fillRect/>
                    </a:stretch>
                  </pic:blipFill>
                  <pic:spPr>
                    <a:xfrm>
                      <a:off x="0" y="0"/>
                      <a:ext cx="1552575" cy="2286000"/>
                    </a:xfrm>
                    <a:prstGeom prst="rect">
                      <a:avLst/>
                    </a:prstGeom>
                    <a:noFill/>
                    <a:ln w="9525">
                      <a:noFill/>
                      <a:miter lim="800000"/>
                      <a:headEnd/>
                      <a:tailEnd/>
                    </a:ln>
                  </pic:spPr>
                </pic:pic>
              </a:graphicData>
            </a:graphic>
          </wp:inline>
        </w:drawing>
      </w:r>
    </w:p>
    <w:p>
      <w:pPr>
        <w:pStyle w:val="40"/>
        <w:rPr>
          <w:sz w:val="20"/>
          <w:szCs w:val="20"/>
        </w:rPr>
      </w:pPr>
    </w:p>
    <w:p>
      <w:pPr>
        <w:pStyle w:val="41"/>
      </w:pPr>
      <w:r>
        <w:t>知识库管理</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197" w:name="BKM_D0ACBF68_8490_40C8_B674_9D51E8256338"/>
      <w:bookmarkEnd w:id="197"/>
    </w:p>
    <w:p>
      <w:pPr>
        <w:rPr>
          <w:rFonts w:ascii="Times New Roman" w:hAnsi="Times New Roman" w:eastAsia="Times New Roman" w:cs="Times New Roman"/>
          <w:sz w:val="20"/>
          <w:szCs w:val="20"/>
        </w:rPr>
      </w:pPr>
    </w:p>
    <w:p>
      <w:pPr>
        <w:pStyle w:val="6"/>
      </w:pPr>
      <w:r>
        <w:t>删除知识库案例</w:t>
      </w:r>
    </w:p>
    <w:p>
      <w:pPr>
        <w:pStyle w:val="39"/>
      </w:pPr>
      <w:r>
        <w:rPr>
          <w:rStyle w:val="27"/>
          <w:color w:val="000000"/>
        </w:rPr>
        <w:t>需求 in package '知识库管理'</w:t>
      </w:r>
    </w:p>
    <w:p>
      <w:pPr>
        <w:rPr>
          <w:sz w:val="20"/>
          <w:szCs w:val="20"/>
        </w:rPr>
      </w:pPr>
    </w:p>
    <w:p>
      <w:pPr>
        <w:pStyle w:val="38"/>
      </w:pPr>
      <w:r>
        <w:t xml:space="preserve">删除知识库案例 </w:t>
      </w:r>
    </w:p>
    <w:p>
      <w:pPr>
        <w:pStyle w:val="38"/>
      </w:pPr>
      <w:r>
        <w:t xml:space="preserve">Version 1.0  Phase 1.0  </w:t>
      </w:r>
    </w:p>
    <w:p>
      <w:pPr>
        <w:pStyle w:val="38"/>
      </w:pPr>
      <w:del w:id="139" w:author="admin" w:date="2019-10-17T10:07:25Z">
        <w:r>
          <w:rPr/>
          <w:delText xml:space="preserve">zhuming1 </w:delText>
        </w:r>
      </w:del>
      <w:r>
        <w:t>created on 2019/9/29.  Last modified 2019/9/29</w:t>
      </w:r>
    </w:p>
    <w:p>
      <w:pPr>
        <w:pStyle w:val="39"/>
      </w:pPr>
    </w:p>
    <w:p>
      <w:pPr>
        <w:pStyle w:val="39"/>
      </w:pPr>
      <w:r>
        <w:rPr>
          <w:color w:val="5F5F5F"/>
        </w:rPr>
        <w:t xml:space="preserve"> </w:t>
      </w:r>
      <w:r>
        <w:t xml:space="preserve"> </w:t>
      </w:r>
      <w:bookmarkStart w:id="198" w:name="BKM_874B4F45_BD60_48A8_91FF_A8BC7FC07374"/>
      <w:bookmarkEnd w:id="198"/>
    </w:p>
    <w:p>
      <w:pPr>
        <w:pStyle w:val="39"/>
      </w:pPr>
    </w:p>
    <w:p>
      <w:pPr>
        <w:pStyle w:val="6"/>
      </w:pPr>
      <w:r>
        <w:t>检索知识库案例</w:t>
      </w:r>
    </w:p>
    <w:p>
      <w:pPr>
        <w:pStyle w:val="39"/>
      </w:pPr>
      <w:r>
        <w:rPr>
          <w:rStyle w:val="27"/>
          <w:color w:val="000000"/>
        </w:rPr>
        <w:t>需求 in package '知识库管理'</w:t>
      </w:r>
    </w:p>
    <w:p>
      <w:pPr>
        <w:tabs>
          <w:tab w:val="left" w:pos="720"/>
        </w:tabs>
        <w:rPr>
          <w:sz w:val="20"/>
          <w:szCs w:val="20"/>
        </w:rPr>
      </w:pPr>
    </w:p>
    <w:p>
      <w:pPr>
        <w:pStyle w:val="39"/>
      </w:pPr>
      <w:r>
        <w:rPr>
          <w:color w:val="000000"/>
        </w:rPr>
        <w:t>按照设备编号、通道号、设备组、时间、判图员、判图结果、手检结果、用户、标签检索.</w:t>
      </w:r>
    </w:p>
    <w:p>
      <w:pPr>
        <w:rPr>
          <w:sz w:val="20"/>
          <w:szCs w:val="20"/>
        </w:rPr>
      </w:pPr>
    </w:p>
    <w:p>
      <w:pPr>
        <w:pStyle w:val="38"/>
      </w:pPr>
      <w:r>
        <w:t xml:space="preserve">检索知识库案例 </w:t>
      </w:r>
    </w:p>
    <w:p>
      <w:pPr>
        <w:pStyle w:val="38"/>
      </w:pPr>
      <w:r>
        <w:t xml:space="preserve">Version 1.0  Phase 1.0  </w:t>
      </w:r>
    </w:p>
    <w:p>
      <w:pPr>
        <w:pStyle w:val="38"/>
      </w:pPr>
      <w:del w:id="140" w:author="admin" w:date="2019-10-17T10:07:25Z">
        <w:r>
          <w:rPr/>
          <w:delText xml:space="preserve">zhuming1 </w:delText>
        </w:r>
      </w:del>
      <w:r>
        <w:t>created on 2019/9/29.  Last modified 2019/9/29</w:t>
      </w:r>
    </w:p>
    <w:p>
      <w:pPr>
        <w:pStyle w:val="39"/>
      </w:pPr>
    </w:p>
    <w:p>
      <w:pPr>
        <w:pStyle w:val="39"/>
      </w:pPr>
      <w:r>
        <w:rPr>
          <w:color w:val="5F5F5F"/>
        </w:rPr>
        <w:t xml:space="preserve"> </w:t>
      </w:r>
      <w:r>
        <w:t xml:space="preserve"> </w:t>
      </w:r>
      <w:bookmarkStart w:id="199" w:name="BKM_B93CD2BC_3A03_41DE_9005_D4F58D27F57E"/>
      <w:bookmarkEnd w:id="199"/>
    </w:p>
    <w:p>
      <w:pPr>
        <w:pStyle w:val="39"/>
      </w:pPr>
    </w:p>
    <w:p>
      <w:pPr>
        <w:pStyle w:val="6"/>
      </w:pPr>
      <w:r>
        <w:t>添加知识库案例</w:t>
      </w:r>
    </w:p>
    <w:p>
      <w:pPr>
        <w:pStyle w:val="39"/>
      </w:pPr>
      <w:r>
        <w:rPr>
          <w:rStyle w:val="27"/>
          <w:color w:val="000000"/>
        </w:rPr>
        <w:t>需求 in package '知识库管理'</w:t>
      </w:r>
    </w:p>
    <w:p>
      <w:pPr>
        <w:tabs>
          <w:tab w:val="left" w:pos="720"/>
        </w:tabs>
        <w:rPr>
          <w:sz w:val="20"/>
          <w:szCs w:val="20"/>
        </w:rPr>
      </w:pPr>
    </w:p>
    <w:p>
      <w:pPr>
        <w:pStyle w:val="39"/>
        <w:rPr>
          <w:ins w:id="141" w:author="朱明1" w:date="2019-09-29T11:44:00Z"/>
          <w:color w:val="000000"/>
        </w:rPr>
      </w:pPr>
      <w:r>
        <w:rPr>
          <w:color w:val="000000"/>
        </w:rPr>
        <w:t>可以检索图像案例，并选择是否加入知识库。</w:t>
      </w:r>
    </w:p>
    <w:p>
      <w:pPr>
        <w:rPr>
          <w:ins w:id="142" w:author="朱明1" w:date="2019-09-29T11:44:00Z"/>
          <w:rFonts w:hint="eastAsia" w:eastAsiaTheme="minorEastAsia"/>
          <w:b/>
          <w:color w:val="FF0000"/>
        </w:rPr>
      </w:pPr>
      <w:ins w:id="143" w:author="朱明1" w:date="2019-09-29T11:44:00Z">
        <w:r>
          <w:rPr>
            <w:rFonts w:hint="eastAsia" w:eastAsiaTheme="minorEastAsia"/>
            <w:b/>
            <w:color w:val="FF0000"/>
          </w:rPr>
          <w:t>修订1结束</w:t>
        </w:r>
      </w:ins>
    </w:p>
    <w:p>
      <w:pPr>
        <w:rPr>
          <w:rFonts w:hint="eastAsia" w:eastAsiaTheme="minorEastAsia"/>
          <w:rPrChange w:id="145" w:author="朱明1" w:date="2019-09-29T11:44:00Z">
            <w:rPr/>
          </w:rPrChange>
        </w:rPr>
        <w:pPrChange w:id="144" w:author="朱明1" w:date="2019-09-29T11:44:00Z">
          <w:pPr>
            <w:pStyle w:val="39"/>
          </w:pPr>
        </w:pPrChange>
      </w:pPr>
    </w:p>
    <w:p>
      <w:pPr>
        <w:rPr>
          <w:sz w:val="20"/>
          <w:szCs w:val="20"/>
        </w:rPr>
      </w:pPr>
    </w:p>
    <w:p>
      <w:pPr>
        <w:pStyle w:val="38"/>
      </w:pPr>
      <w:r>
        <w:t xml:space="preserve">添加知识库案例 </w:t>
      </w:r>
    </w:p>
    <w:p>
      <w:pPr>
        <w:pStyle w:val="38"/>
      </w:pPr>
      <w:r>
        <w:t xml:space="preserve">Version 1.0  Phase 1.0  </w:t>
      </w:r>
    </w:p>
    <w:p>
      <w:pPr>
        <w:pStyle w:val="38"/>
      </w:pPr>
      <w:del w:id="146" w:author="admin" w:date="2019-10-17T10:07:25Z">
        <w:r>
          <w:rPr/>
          <w:delText xml:space="preserve">zhuming1 </w:delText>
        </w:r>
      </w:del>
      <w:r>
        <w:t>created on 2019/9/29.  Last modified 2019/9/29</w:t>
      </w:r>
    </w:p>
    <w:p>
      <w:pPr>
        <w:pStyle w:val="39"/>
      </w:pPr>
    </w:p>
    <w:p>
      <w:pPr>
        <w:pStyle w:val="39"/>
      </w:pPr>
      <w:r>
        <w:rPr>
          <w:color w:val="5F5F5F"/>
        </w:rPr>
        <w:t xml:space="preserve"> </w:t>
      </w:r>
      <w:r>
        <w:t xml:space="preserve">     </w:t>
      </w:r>
      <w:bookmarkStart w:id="200" w:name="ÖªÊ¶¿â¹ÜÀí_END"/>
      <w:bookmarkEnd w:id="200"/>
      <w:bookmarkStart w:id="201" w:name="BKM_0F9D0073_75F2_48B3_B8A9_EABC703F3326"/>
      <w:bookmarkEnd w:id="201"/>
      <w:bookmarkStart w:id="202" w:name="BKM_8FF6607D_DE7E_4880_9083_6581CB393515"/>
      <w:bookmarkEnd w:id="202"/>
      <w:bookmarkStart w:id="203" w:name="¼¯ÖÐ¹ÜÀí_END"/>
      <w:bookmarkEnd w:id="203"/>
      <w:bookmarkStart w:id="204" w:name="BKM_1000AE0A_D0A0_42AF_92CF_BF887D51DAA2"/>
      <w:bookmarkEnd w:id="204"/>
    </w:p>
    <w:p>
      <w:pPr>
        <w:pStyle w:val="39"/>
      </w:pPr>
    </w:p>
    <w:p>
      <w:bookmarkStart w:id="205" w:name="ÊÖ¼ìÕ¾_START"/>
      <w:bookmarkEnd w:id="205"/>
      <w:r>
        <w:rPr>
          <w:rFonts w:ascii="Times New Roman" w:hAnsi="Times New Roman" w:eastAsia="Times New Roman" w:cs="Times New Roman"/>
          <w:sz w:val="20"/>
          <w:szCs w:val="20"/>
        </w:rPr>
        <w:br w:type="page"/>
      </w:r>
    </w:p>
    <w:p>
      <w:pPr>
        <w:pStyle w:val="4"/>
      </w:pPr>
      <w:r>
        <w:t>手检站</w:t>
      </w:r>
    </w:p>
    <w:p>
      <w:pPr>
        <w:pStyle w:val="39"/>
      </w:pPr>
      <w:r>
        <w:rPr>
          <w:rStyle w:val="27"/>
        </w:rPr>
        <w:t>Package in package '功能需求'</w:t>
      </w:r>
    </w:p>
    <w:p>
      <w:pPr>
        <w:pStyle w:val="39"/>
      </w:pPr>
    </w:p>
    <w:p>
      <w:pPr>
        <w:pStyle w:val="39"/>
      </w:pPr>
      <w:r>
        <w:t>手检站，用于接收检查结果，并以无差别卡通图像显示，辅助手检工作人员对被检人进行定点搜查。</w:t>
      </w:r>
    </w:p>
    <w:p>
      <w:pPr>
        <w:pStyle w:val="39"/>
      </w:pPr>
    </w:p>
    <w:p>
      <w:pPr>
        <w:pStyle w:val="38"/>
        <w:tabs>
          <w:tab w:val="left" w:pos="720"/>
        </w:tabs>
      </w:pPr>
      <w:r>
        <w:t>手检站</w:t>
      </w:r>
    </w:p>
    <w:p>
      <w:pPr>
        <w:pStyle w:val="38"/>
        <w:tabs>
          <w:tab w:val="left" w:pos="720"/>
        </w:tabs>
      </w:pPr>
      <w:r>
        <w:t>Version   Phase 1.0  Proposed</w:t>
      </w:r>
    </w:p>
    <w:p>
      <w:pPr>
        <w:pStyle w:val="38"/>
        <w:tabs>
          <w:tab w:val="left" w:pos="720"/>
        </w:tabs>
      </w:pPr>
      <w:r>
        <w:t xml:space="preserve"> created on 2018/5/16.  Last modified 2019/9/6</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5"/>
      </w:pPr>
      <w:r>
        <w:t>手检站 diagram</w:t>
      </w:r>
    </w:p>
    <w:p>
      <w:pPr>
        <w:pStyle w:val="39"/>
      </w:pPr>
      <w:r>
        <w:rPr>
          <w:rStyle w:val="27"/>
        </w:rPr>
        <w:t>定制 diagram in package '手检站'</w:t>
      </w:r>
    </w:p>
    <w:p>
      <w:pPr>
        <w:pStyle w:val="39"/>
      </w:pPr>
    </w:p>
    <w:p>
      <w:pPr>
        <w:pStyle w:val="38"/>
        <w:tabs>
          <w:tab w:val="left" w:pos="720"/>
        </w:tabs>
      </w:pPr>
      <w:r>
        <w:t xml:space="preserve">手检站 </w:t>
      </w:r>
    </w:p>
    <w:p>
      <w:pPr>
        <w:pStyle w:val="38"/>
        <w:tabs>
          <w:tab w:val="left" w:pos="720"/>
        </w:tabs>
      </w:pPr>
      <w:r>
        <w:t>Version 1.0</w:t>
      </w:r>
    </w:p>
    <w:p>
      <w:pPr>
        <w:pStyle w:val="38"/>
        <w:tabs>
          <w:tab w:val="left" w:pos="720"/>
        </w:tabs>
      </w:pPr>
      <w:r>
        <w:t>ois created on 2018/5/16.  Last modified 2019/9/19</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2543175" cy="1266825"/>
            <wp:effectExtent l="0" t="0" r="0" b="0"/>
            <wp:docPr id="944" name="图片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图片 944"/>
                    <pic:cNvPicPr>
                      <a:picLocks noChangeAspect="1"/>
                    </pic:cNvPicPr>
                  </pic:nvPicPr>
                  <pic:blipFill>
                    <a:blip r:embed="rId19"/>
                    <a:stretch>
                      <a:fillRect/>
                    </a:stretch>
                  </pic:blipFill>
                  <pic:spPr>
                    <a:xfrm>
                      <a:off x="0" y="0"/>
                      <a:ext cx="2543175" cy="1266825"/>
                    </a:xfrm>
                    <a:prstGeom prst="rect">
                      <a:avLst/>
                    </a:prstGeom>
                    <a:noFill/>
                    <a:ln w="9525">
                      <a:noFill/>
                      <a:miter lim="800000"/>
                      <a:headEnd/>
                      <a:tailEnd/>
                    </a:ln>
                  </pic:spPr>
                </pic:pic>
              </a:graphicData>
            </a:graphic>
          </wp:inline>
        </w:drawing>
      </w:r>
    </w:p>
    <w:p>
      <w:pPr>
        <w:pStyle w:val="40"/>
        <w:rPr>
          <w:sz w:val="20"/>
          <w:szCs w:val="20"/>
        </w:rPr>
      </w:pPr>
    </w:p>
    <w:p>
      <w:pPr>
        <w:pStyle w:val="41"/>
      </w:pPr>
      <w:r>
        <w:t>手检站</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206" w:name="BKM_304EE929_8964_4610_8913_B7580B265028"/>
      <w:bookmarkEnd w:id="206"/>
    </w:p>
    <w:p>
      <w:pPr>
        <w:rPr>
          <w:rFonts w:ascii="Times New Roman" w:hAnsi="Times New Roman" w:eastAsia="Times New Roman" w:cs="Times New Roman"/>
          <w:sz w:val="20"/>
          <w:szCs w:val="20"/>
        </w:rPr>
      </w:pPr>
    </w:p>
    <w:p>
      <w:pPr>
        <w:pStyle w:val="5"/>
      </w:pPr>
      <w:r>
        <w:t>基</w:t>
      </w:r>
      <w:bookmarkStart w:id="207" w:name="»ù±¾¹¦ÄÜ_START"/>
      <w:bookmarkEnd w:id="207"/>
      <w:r>
        <w:t>本功能</w:t>
      </w:r>
    </w:p>
    <w:p>
      <w:pPr>
        <w:pStyle w:val="39"/>
      </w:pPr>
      <w:r>
        <w:rPr>
          <w:rStyle w:val="27"/>
        </w:rPr>
        <w:t>Package in package '手检站'</w:t>
      </w:r>
    </w:p>
    <w:p>
      <w:pPr>
        <w:pStyle w:val="39"/>
      </w:pPr>
    </w:p>
    <w:p>
      <w:pPr>
        <w:pStyle w:val="38"/>
        <w:tabs>
          <w:tab w:val="left" w:pos="720"/>
        </w:tabs>
      </w:pPr>
      <w:r>
        <w:t>基本功能</w:t>
      </w:r>
    </w:p>
    <w:p>
      <w:pPr>
        <w:pStyle w:val="38"/>
        <w:tabs>
          <w:tab w:val="left" w:pos="720"/>
        </w:tabs>
      </w:pPr>
      <w:r>
        <w:t>Version 1.0  Phase 1.0  提议的</w:t>
      </w:r>
    </w:p>
    <w:p>
      <w:pPr>
        <w:pStyle w:val="38"/>
        <w:tabs>
          <w:tab w:val="left" w:pos="720"/>
        </w:tabs>
      </w:pPr>
      <w:del w:id="147" w:author="admin" w:date="2019-10-17T10:07:25Z">
        <w:r>
          <w:rPr/>
          <w:delText xml:space="preserve">zhuming1 </w:delText>
        </w:r>
      </w:del>
      <w:r>
        <w:t>created on 2019/9/2.  Last modified 2019/9/2</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6"/>
      </w:pPr>
      <w:r>
        <w:t>基本功能 diagram</w:t>
      </w:r>
    </w:p>
    <w:p>
      <w:pPr>
        <w:pStyle w:val="39"/>
      </w:pPr>
      <w:r>
        <w:rPr>
          <w:rStyle w:val="27"/>
        </w:rPr>
        <w:t>Requirements diagram in package '基本功能'</w:t>
      </w:r>
    </w:p>
    <w:p>
      <w:pPr>
        <w:pStyle w:val="39"/>
      </w:pPr>
    </w:p>
    <w:p>
      <w:pPr>
        <w:pStyle w:val="38"/>
        <w:tabs>
          <w:tab w:val="left" w:pos="720"/>
        </w:tabs>
      </w:pPr>
      <w:r>
        <w:t xml:space="preserve">基本功能 </w:t>
      </w:r>
    </w:p>
    <w:p>
      <w:pPr>
        <w:pStyle w:val="38"/>
        <w:tabs>
          <w:tab w:val="left" w:pos="720"/>
        </w:tabs>
      </w:pPr>
      <w:r>
        <w:t>Version 1.0</w:t>
      </w:r>
    </w:p>
    <w:p>
      <w:pPr>
        <w:pStyle w:val="38"/>
        <w:tabs>
          <w:tab w:val="left" w:pos="720"/>
        </w:tabs>
      </w:pPr>
      <w:del w:id="148" w:author="admin" w:date="2019-10-17T10:07:25Z">
        <w:r>
          <w:rPr/>
          <w:delText xml:space="preserve">zhuming1 </w:delText>
        </w:r>
      </w:del>
      <w:r>
        <w:t>created on 2019/9/2.  Last modified 2019/9/20</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1524000" cy="4086225"/>
            <wp:effectExtent l="0" t="0" r="0" b="0"/>
            <wp:docPr id="945" name="图片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图片 945"/>
                    <pic:cNvPicPr>
                      <a:picLocks noChangeAspect="1"/>
                    </pic:cNvPicPr>
                  </pic:nvPicPr>
                  <pic:blipFill>
                    <a:blip r:embed="rId40"/>
                    <a:stretch>
                      <a:fillRect/>
                    </a:stretch>
                  </pic:blipFill>
                  <pic:spPr>
                    <a:xfrm>
                      <a:off x="0" y="0"/>
                      <a:ext cx="1524000" cy="4086225"/>
                    </a:xfrm>
                    <a:prstGeom prst="rect">
                      <a:avLst/>
                    </a:prstGeom>
                    <a:noFill/>
                    <a:ln w="9525">
                      <a:noFill/>
                      <a:miter lim="800000"/>
                      <a:headEnd/>
                      <a:tailEnd/>
                    </a:ln>
                  </pic:spPr>
                </pic:pic>
              </a:graphicData>
            </a:graphic>
          </wp:inline>
        </w:drawing>
      </w:r>
    </w:p>
    <w:p>
      <w:pPr>
        <w:pStyle w:val="40"/>
        <w:rPr>
          <w:sz w:val="20"/>
          <w:szCs w:val="20"/>
        </w:rPr>
      </w:pPr>
    </w:p>
    <w:p>
      <w:pPr>
        <w:pStyle w:val="41"/>
      </w:pPr>
      <w:r>
        <w:t>基本功能</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208" w:name="BKM_952678E7_D696_490F_A153_7BE401DB4AA5"/>
      <w:bookmarkEnd w:id="208"/>
    </w:p>
    <w:p>
      <w:pPr>
        <w:rPr>
          <w:rFonts w:ascii="Times New Roman" w:hAnsi="Times New Roman" w:eastAsia="Times New Roman" w:cs="Times New Roman"/>
          <w:sz w:val="20"/>
          <w:szCs w:val="20"/>
        </w:rPr>
      </w:pPr>
    </w:p>
    <w:p>
      <w:pPr>
        <w:pStyle w:val="6"/>
      </w:pPr>
      <w:r>
        <w:t>反馈结论功能</w:t>
      </w:r>
    </w:p>
    <w:p>
      <w:pPr>
        <w:pStyle w:val="39"/>
      </w:pPr>
      <w:r>
        <w:rPr>
          <w:rStyle w:val="27"/>
          <w:color w:val="000000"/>
        </w:rPr>
        <w:t>需求 in package '基本功能'</w:t>
      </w:r>
    </w:p>
    <w:p>
      <w:pPr>
        <w:tabs>
          <w:tab w:val="left" w:pos="720"/>
        </w:tabs>
        <w:rPr>
          <w:sz w:val="20"/>
          <w:szCs w:val="20"/>
        </w:rPr>
      </w:pPr>
    </w:p>
    <w:p>
      <w:pPr>
        <w:pStyle w:val="39"/>
      </w:pPr>
      <w:r>
        <w:rPr>
          <w:color w:val="000000"/>
        </w:rPr>
        <w:t>反馈结论（放行/扣留）,增加标签,文字备注，拍照记录照片。</w:t>
      </w:r>
    </w:p>
    <w:p>
      <w:pPr>
        <w:rPr>
          <w:sz w:val="20"/>
          <w:szCs w:val="20"/>
        </w:rPr>
      </w:pPr>
    </w:p>
    <w:p>
      <w:pPr>
        <w:pStyle w:val="38"/>
      </w:pPr>
      <w:r>
        <w:t xml:space="preserve">反馈结论功能 </w:t>
      </w:r>
    </w:p>
    <w:p>
      <w:pPr>
        <w:pStyle w:val="38"/>
      </w:pPr>
      <w:r>
        <w:t xml:space="preserve">Version 1.0  Phase 1.0  </w:t>
      </w:r>
    </w:p>
    <w:p>
      <w:pPr>
        <w:pStyle w:val="38"/>
      </w:pPr>
      <w:del w:id="149" w:author="admin" w:date="2019-10-17T10:07:25Z">
        <w:r>
          <w:rPr/>
          <w:delText xml:space="preserve">zhuming1 </w:delText>
        </w:r>
      </w:del>
      <w:r>
        <w:t>created on 2019/9/4.  Last modified 2019/9/20</w:t>
      </w:r>
    </w:p>
    <w:p>
      <w:pPr>
        <w:pStyle w:val="39"/>
      </w:pPr>
    </w:p>
    <w:p>
      <w:pPr>
        <w:pStyle w:val="39"/>
      </w:pPr>
      <w:r>
        <w:rPr>
          <w:color w:val="5F5F5F"/>
        </w:rPr>
        <w:t xml:space="preserve"> </w:t>
      </w:r>
      <w:r>
        <w:t xml:space="preserve"> </w:t>
      </w:r>
      <w:bookmarkStart w:id="209" w:name="BKM_EA6DF047_BE34_47E1_9D5C_7DAD1688E384"/>
      <w:bookmarkEnd w:id="209"/>
    </w:p>
    <w:p>
      <w:pPr>
        <w:pStyle w:val="39"/>
      </w:pPr>
    </w:p>
    <w:p>
      <w:pPr>
        <w:pStyle w:val="6"/>
      </w:pPr>
      <w:r>
        <w:t>工作超时提醒</w:t>
      </w:r>
    </w:p>
    <w:p>
      <w:pPr>
        <w:pStyle w:val="39"/>
      </w:pPr>
      <w:r>
        <w:rPr>
          <w:rStyle w:val="27"/>
          <w:color w:val="000000"/>
        </w:rPr>
        <w:t>需求 in package '基本功能'</w:t>
      </w:r>
    </w:p>
    <w:p>
      <w:pPr>
        <w:tabs>
          <w:tab w:val="left" w:pos="720"/>
        </w:tabs>
        <w:rPr>
          <w:sz w:val="20"/>
          <w:szCs w:val="20"/>
        </w:rPr>
      </w:pPr>
    </w:p>
    <w:p>
      <w:pPr>
        <w:pStyle w:val="39"/>
      </w:pPr>
      <w:r>
        <w:rPr>
          <w:color w:val="000000"/>
        </w:rPr>
        <w:t>以一次登陆为开始，计算手检员的累计工作时长，对工作超时现象进行提醒，但不要影响当前判图工作。</w:t>
      </w:r>
    </w:p>
    <w:p>
      <w:pPr>
        <w:rPr>
          <w:sz w:val="20"/>
          <w:szCs w:val="20"/>
        </w:rPr>
      </w:pPr>
    </w:p>
    <w:p>
      <w:pPr>
        <w:pStyle w:val="38"/>
      </w:pPr>
      <w:r>
        <w:t xml:space="preserve">工作超时提醒 </w:t>
      </w:r>
    </w:p>
    <w:p>
      <w:pPr>
        <w:pStyle w:val="38"/>
      </w:pPr>
      <w:r>
        <w:t xml:space="preserve">Version 1.0  Phase 1.0  </w:t>
      </w:r>
    </w:p>
    <w:p>
      <w:pPr>
        <w:pStyle w:val="38"/>
      </w:pPr>
      <w:del w:id="150" w:author="admin" w:date="2019-10-17T10:07:25Z">
        <w:r>
          <w:rPr/>
          <w:delText xml:space="preserve">zhuming1 </w:delText>
        </w:r>
      </w:del>
      <w:r>
        <w:t>created on 2019/9/20.  Last modified 2019/9/20</w:t>
      </w:r>
    </w:p>
    <w:p>
      <w:pPr>
        <w:pStyle w:val="39"/>
      </w:pPr>
    </w:p>
    <w:p>
      <w:pPr>
        <w:pStyle w:val="39"/>
      </w:pPr>
      <w:r>
        <w:rPr>
          <w:color w:val="5F5F5F"/>
        </w:rPr>
        <w:t xml:space="preserve"> </w:t>
      </w:r>
      <w:r>
        <w:t xml:space="preserve"> </w:t>
      </w:r>
      <w:bookmarkStart w:id="210" w:name="BKM_274C04AD_8F1C_4AA6_868B_CFEC952AD112"/>
      <w:bookmarkEnd w:id="210"/>
    </w:p>
    <w:p>
      <w:pPr>
        <w:pStyle w:val="39"/>
      </w:pPr>
    </w:p>
    <w:p>
      <w:pPr>
        <w:pStyle w:val="6"/>
      </w:pPr>
      <w:r>
        <w:t>开始/暂停工作</w:t>
      </w:r>
    </w:p>
    <w:p>
      <w:pPr>
        <w:pStyle w:val="39"/>
      </w:pPr>
      <w:r>
        <w:rPr>
          <w:rStyle w:val="27"/>
          <w:color w:val="000000"/>
        </w:rPr>
        <w:t>需求 in package '基本功能'</w:t>
      </w:r>
    </w:p>
    <w:p>
      <w:pPr>
        <w:tabs>
          <w:tab w:val="left" w:pos="720"/>
        </w:tabs>
        <w:rPr>
          <w:sz w:val="20"/>
          <w:szCs w:val="20"/>
        </w:rPr>
      </w:pPr>
    </w:p>
    <w:p>
      <w:pPr>
        <w:pStyle w:val="39"/>
      </w:pPr>
      <w:r>
        <w:rPr>
          <w:color w:val="000000"/>
        </w:rPr>
        <w:t>用户登陆后可以通过按钮灵活开始/暂停工作，暂停工作后不再接收任务并且不能影响当前已经接受的任务处理。</w:t>
      </w:r>
    </w:p>
    <w:p>
      <w:pPr>
        <w:rPr>
          <w:sz w:val="20"/>
          <w:szCs w:val="20"/>
        </w:rPr>
      </w:pPr>
    </w:p>
    <w:p>
      <w:pPr>
        <w:pStyle w:val="38"/>
      </w:pPr>
      <w:r>
        <w:t xml:space="preserve">开始/暂停工作 </w:t>
      </w:r>
    </w:p>
    <w:p>
      <w:pPr>
        <w:pStyle w:val="38"/>
      </w:pPr>
      <w:r>
        <w:t xml:space="preserve">Version 1.0  Phase 1.0  </w:t>
      </w:r>
    </w:p>
    <w:p>
      <w:pPr>
        <w:pStyle w:val="38"/>
      </w:pPr>
      <w:del w:id="151" w:author="admin" w:date="2019-10-17T10:07:25Z">
        <w:r>
          <w:rPr/>
          <w:delText xml:space="preserve">zhuming1 </w:delText>
        </w:r>
      </w:del>
      <w:r>
        <w:t>created on 2019/9/20.  Last modified 2019/9/20</w:t>
      </w:r>
    </w:p>
    <w:p>
      <w:pPr>
        <w:pStyle w:val="39"/>
      </w:pPr>
    </w:p>
    <w:p>
      <w:pPr>
        <w:pStyle w:val="39"/>
      </w:pPr>
      <w:r>
        <w:rPr>
          <w:color w:val="5F5F5F"/>
        </w:rPr>
        <w:t xml:space="preserve"> </w:t>
      </w:r>
      <w:r>
        <w:t xml:space="preserve"> </w:t>
      </w:r>
      <w:bookmarkStart w:id="211" w:name="BKM_E3B79495_B3BC_42F8_AC50_38AE56D9F513"/>
      <w:bookmarkEnd w:id="211"/>
    </w:p>
    <w:p>
      <w:pPr>
        <w:pStyle w:val="39"/>
      </w:pPr>
    </w:p>
    <w:p>
      <w:pPr>
        <w:pStyle w:val="6"/>
      </w:pPr>
      <w:r>
        <w:t>手检站客户端主界面</w:t>
      </w:r>
    </w:p>
    <w:p>
      <w:pPr>
        <w:pStyle w:val="39"/>
      </w:pPr>
      <w:r>
        <w:rPr>
          <w:rStyle w:val="27"/>
          <w:color w:val="000000"/>
        </w:rPr>
        <w:t>需求 in package '基本功能'</w:t>
      </w:r>
    </w:p>
    <w:p>
      <w:pPr>
        <w:tabs>
          <w:tab w:val="left" w:pos="720"/>
        </w:tabs>
        <w:rPr>
          <w:sz w:val="20"/>
          <w:szCs w:val="20"/>
        </w:rPr>
      </w:pPr>
    </w:p>
    <w:p>
      <w:pPr>
        <w:pStyle w:val="39"/>
      </w:pPr>
      <w:r>
        <w:rPr>
          <w:color w:val="000000"/>
        </w:rPr>
        <w:t>客户端主界面显示内容包括，但不限于：系统时间、手检员 ，工作计时，待手检列表，已手检数、查获计数、放行计数，平均耗时，客户端编号。</w:t>
      </w:r>
    </w:p>
    <w:p>
      <w:pPr>
        <w:rPr>
          <w:sz w:val="20"/>
          <w:szCs w:val="20"/>
        </w:rPr>
      </w:pPr>
    </w:p>
    <w:p>
      <w:pPr>
        <w:pStyle w:val="38"/>
      </w:pPr>
      <w:r>
        <w:t xml:space="preserve">手检站客户端主界面 </w:t>
      </w:r>
    </w:p>
    <w:p>
      <w:pPr>
        <w:pStyle w:val="38"/>
      </w:pPr>
      <w:r>
        <w:t xml:space="preserve">Version 1.0  Phase 1.0  </w:t>
      </w:r>
    </w:p>
    <w:p>
      <w:pPr>
        <w:pStyle w:val="38"/>
      </w:pPr>
      <w:del w:id="152" w:author="admin" w:date="2019-10-17T10:07:25Z">
        <w:r>
          <w:rPr/>
          <w:delText xml:space="preserve">zhuming1 </w:delText>
        </w:r>
      </w:del>
      <w:r>
        <w:t>created on 2019/9/2.  Last modified 2019/9/19</w:t>
      </w:r>
    </w:p>
    <w:p>
      <w:pPr>
        <w:pStyle w:val="39"/>
      </w:pPr>
    </w:p>
    <w:p>
      <w:pPr>
        <w:pStyle w:val="39"/>
      </w:pPr>
      <w:r>
        <w:rPr>
          <w:color w:val="5F5F5F"/>
        </w:rPr>
        <w:t xml:space="preserve"> </w:t>
      </w:r>
      <w:r>
        <w:t xml:space="preserve"> </w:t>
      </w:r>
      <w:bookmarkStart w:id="212" w:name="BKM_CC2EB9F5_F384_4EC8_8737_2C2E137416BC"/>
      <w:bookmarkEnd w:id="212"/>
    </w:p>
    <w:p>
      <w:pPr>
        <w:pStyle w:val="39"/>
      </w:pPr>
    </w:p>
    <w:p>
      <w:pPr>
        <w:pStyle w:val="6"/>
      </w:pPr>
      <w:r>
        <w:t>显示功能</w:t>
      </w:r>
    </w:p>
    <w:p>
      <w:pPr>
        <w:pStyle w:val="39"/>
      </w:pPr>
      <w:r>
        <w:rPr>
          <w:rStyle w:val="27"/>
          <w:color w:val="000000"/>
        </w:rPr>
        <w:t>需求 in package '基本功能'</w:t>
      </w:r>
    </w:p>
    <w:p>
      <w:pPr>
        <w:tabs>
          <w:tab w:val="left" w:pos="720"/>
        </w:tabs>
        <w:rPr>
          <w:sz w:val="20"/>
          <w:szCs w:val="20"/>
        </w:rPr>
      </w:pPr>
    </w:p>
    <w:p>
      <w:pPr>
        <w:pStyle w:val="39"/>
      </w:pPr>
      <w:r>
        <w:rPr>
          <w:color w:val="000000"/>
        </w:rPr>
        <w:t>卡通图，判图结论，人脸图片，查验等级，图像编号。</w:t>
      </w:r>
    </w:p>
    <w:p>
      <w:pPr>
        <w:rPr>
          <w:sz w:val="20"/>
          <w:szCs w:val="20"/>
        </w:rPr>
      </w:pPr>
    </w:p>
    <w:p>
      <w:pPr>
        <w:pStyle w:val="38"/>
      </w:pPr>
      <w:r>
        <w:t xml:space="preserve">显示功能 </w:t>
      </w:r>
    </w:p>
    <w:p>
      <w:pPr>
        <w:pStyle w:val="38"/>
      </w:pPr>
      <w:r>
        <w:t xml:space="preserve">Version 1.0  Phase 1.0  </w:t>
      </w:r>
    </w:p>
    <w:p>
      <w:pPr>
        <w:pStyle w:val="38"/>
      </w:pPr>
      <w:del w:id="153" w:author="admin" w:date="2019-10-17T10:07:25Z">
        <w:r>
          <w:rPr/>
          <w:delText xml:space="preserve">zhuming1 </w:delText>
        </w:r>
      </w:del>
      <w:r>
        <w:t>created on 2019/9/4.  Last modified 2019/9/6</w:t>
      </w:r>
    </w:p>
    <w:p>
      <w:pPr>
        <w:pStyle w:val="39"/>
      </w:pPr>
    </w:p>
    <w:p>
      <w:pPr>
        <w:pStyle w:val="39"/>
      </w:pPr>
      <w:r>
        <w:rPr>
          <w:color w:val="5F5F5F"/>
        </w:rPr>
        <w:t xml:space="preserve"> </w:t>
      </w:r>
      <w:r>
        <w:t xml:space="preserve">   </w:t>
      </w:r>
      <w:r>
        <w:rPr>
          <w:color w:val="5F5F5F"/>
        </w:rPr>
        <w:t xml:space="preserve">    </w:t>
      </w:r>
      <w:bookmarkStart w:id="213" w:name="»ù±¾¹¦ÄÜ_END"/>
      <w:bookmarkEnd w:id="213"/>
      <w:bookmarkStart w:id="214" w:name="BKM_F878E548_ED29_495A_94A4_43A3D98F2ACC"/>
      <w:bookmarkEnd w:id="214"/>
      <w:bookmarkStart w:id="215" w:name="ÊÖ¼ìÕ¾_END"/>
      <w:bookmarkEnd w:id="215"/>
      <w:bookmarkStart w:id="216" w:name="¹¦ÄÜÐèÇó_END"/>
      <w:bookmarkEnd w:id="216"/>
      <w:bookmarkStart w:id="217" w:name="BKM_E0EB0447_AC64_4996_A146_3C588315E8C6"/>
      <w:bookmarkEnd w:id="217"/>
      <w:bookmarkStart w:id="218" w:name="BKM_76F6566B_7C9E_40FC_859F_750E98625126"/>
      <w:bookmarkEnd w:id="218"/>
      <w:bookmarkStart w:id="219" w:name="BKM_C994D733_CE14_4D3D_A12E_F312E378340C"/>
      <w:bookmarkEnd w:id="219"/>
    </w:p>
    <w:p>
      <w:pPr>
        <w:pStyle w:val="39"/>
      </w:pPr>
    </w:p>
    <w:p>
      <w:bookmarkStart w:id="220" w:name="·Ç¹¦ÄÜÐèÇó_START"/>
      <w:bookmarkEnd w:id="220"/>
      <w:r>
        <w:rPr>
          <w:rFonts w:ascii="Times New Roman" w:hAnsi="Times New Roman" w:eastAsia="Times New Roman" w:cs="Times New Roman"/>
          <w:sz w:val="20"/>
          <w:szCs w:val="20"/>
        </w:rPr>
        <w:br w:type="page"/>
      </w:r>
    </w:p>
    <w:p>
      <w:pPr>
        <w:pStyle w:val="3"/>
      </w:pPr>
      <w:r>
        <w:t>非功能需求</w:t>
      </w:r>
    </w:p>
    <w:p>
      <w:pPr>
        <w:pStyle w:val="39"/>
      </w:pPr>
      <w:r>
        <w:rPr>
          <w:rStyle w:val="27"/>
        </w:rPr>
        <w:t>Package in package '毫米波集中查验需求模型'</w:t>
      </w:r>
    </w:p>
    <w:p>
      <w:pPr>
        <w:pStyle w:val="39"/>
      </w:pPr>
    </w:p>
    <w:p>
      <w:pPr>
        <w:pStyle w:val="38"/>
        <w:tabs>
          <w:tab w:val="left" w:pos="720"/>
        </w:tabs>
      </w:pPr>
      <w:r>
        <w:t>非功能需求</w:t>
      </w:r>
    </w:p>
    <w:p>
      <w:pPr>
        <w:pStyle w:val="38"/>
        <w:tabs>
          <w:tab w:val="left" w:pos="720"/>
        </w:tabs>
      </w:pPr>
      <w:r>
        <w:t>Version 1.0  Phase 1.0  Proposed</w:t>
      </w:r>
    </w:p>
    <w:p>
      <w:pPr>
        <w:pStyle w:val="38"/>
        <w:tabs>
          <w:tab w:val="left" w:pos="720"/>
        </w:tabs>
      </w:pPr>
      <w:r>
        <w:t xml:space="preserve"> created on 2018/3/16.  Last modified 2018/4/7</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4"/>
      </w:pPr>
      <w:r>
        <w:t>非功能需求 diagram</w:t>
      </w:r>
    </w:p>
    <w:p>
      <w:pPr>
        <w:pStyle w:val="39"/>
      </w:pPr>
      <w:r>
        <w:rPr>
          <w:rStyle w:val="27"/>
        </w:rPr>
        <w:t>定制 diagram in package '非功能需求'</w:t>
      </w:r>
    </w:p>
    <w:p>
      <w:pPr>
        <w:pStyle w:val="39"/>
      </w:pPr>
    </w:p>
    <w:p>
      <w:pPr>
        <w:pStyle w:val="38"/>
        <w:tabs>
          <w:tab w:val="left" w:pos="720"/>
        </w:tabs>
      </w:pPr>
      <w:r>
        <w:t xml:space="preserve">非功能需求 </w:t>
      </w:r>
    </w:p>
    <w:p>
      <w:pPr>
        <w:pStyle w:val="38"/>
        <w:tabs>
          <w:tab w:val="left" w:pos="720"/>
        </w:tabs>
      </w:pPr>
      <w:r>
        <w:t>Version 1.0</w:t>
      </w:r>
    </w:p>
    <w:p>
      <w:pPr>
        <w:pStyle w:val="38"/>
        <w:tabs>
          <w:tab w:val="left" w:pos="720"/>
        </w:tabs>
      </w:pPr>
      <w:r>
        <w:t>ois created on 2018/3/16.  Last modified 2019/9/4</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6155055" cy="902970"/>
            <wp:effectExtent l="0" t="0" r="0" b="0"/>
            <wp:docPr id="949" name="图片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图片 949"/>
                    <pic:cNvPicPr>
                      <a:picLocks noChangeAspect="1"/>
                    </pic:cNvPicPr>
                  </pic:nvPicPr>
                  <pic:blipFill>
                    <a:blip r:embed="rId41"/>
                    <a:stretch>
                      <a:fillRect/>
                    </a:stretch>
                  </pic:blipFill>
                  <pic:spPr>
                    <a:xfrm>
                      <a:off x="0" y="0"/>
                      <a:ext cx="6155055" cy="902970"/>
                    </a:xfrm>
                    <a:prstGeom prst="rect">
                      <a:avLst/>
                    </a:prstGeom>
                    <a:noFill/>
                    <a:ln w="9525">
                      <a:noFill/>
                      <a:miter lim="800000"/>
                      <a:headEnd/>
                      <a:tailEnd/>
                    </a:ln>
                  </pic:spPr>
                </pic:pic>
              </a:graphicData>
            </a:graphic>
          </wp:inline>
        </w:drawing>
      </w:r>
    </w:p>
    <w:p>
      <w:pPr>
        <w:pStyle w:val="40"/>
        <w:rPr>
          <w:sz w:val="20"/>
          <w:szCs w:val="20"/>
        </w:rPr>
      </w:pPr>
    </w:p>
    <w:p>
      <w:pPr>
        <w:pStyle w:val="41"/>
      </w:pPr>
      <w:r>
        <w:t>非功能需求</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221" w:name="BKM_BAC76F1C_679E_4C29_B03E_4C1CC70AAD51"/>
      <w:bookmarkEnd w:id="221"/>
    </w:p>
    <w:p>
      <w:pPr>
        <w:rPr>
          <w:rFonts w:ascii="Times New Roman" w:hAnsi="Times New Roman" w:eastAsia="Times New Roman" w:cs="Times New Roman"/>
          <w:sz w:val="20"/>
          <w:szCs w:val="20"/>
        </w:rPr>
      </w:pPr>
    </w:p>
    <w:p>
      <w:pPr>
        <w:pStyle w:val="4"/>
      </w:pPr>
      <w:r>
        <w:t>安</w:t>
      </w:r>
      <w:bookmarkStart w:id="222" w:name="°²È«ÐÔ_START"/>
      <w:bookmarkEnd w:id="222"/>
      <w:r>
        <w:t>全性</w:t>
      </w:r>
    </w:p>
    <w:p>
      <w:pPr>
        <w:pStyle w:val="39"/>
      </w:pPr>
      <w:r>
        <w:rPr>
          <w:rStyle w:val="27"/>
        </w:rPr>
        <w:t>Package in package '非功能需求'</w:t>
      </w:r>
    </w:p>
    <w:p>
      <w:pPr>
        <w:pStyle w:val="39"/>
      </w:pPr>
    </w:p>
    <w:p>
      <w:pPr>
        <w:pStyle w:val="38"/>
        <w:tabs>
          <w:tab w:val="left" w:pos="720"/>
        </w:tabs>
      </w:pPr>
      <w:r>
        <w:t>安全性</w:t>
      </w:r>
    </w:p>
    <w:p>
      <w:pPr>
        <w:pStyle w:val="38"/>
        <w:tabs>
          <w:tab w:val="left" w:pos="720"/>
        </w:tabs>
      </w:pPr>
      <w:r>
        <w:t>Version 1.0  Phase 1.0  Proposed</w:t>
      </w:r>
    </w:p>
    <w:p>
      <w:pPr>
        <w:pStyle w:val="38"/>
        <w:tabs>
          <w:tab w:val="left" w:pos="720"/>
        </w:tabs>
      </w:pPr>
      <w:r>
        <w:t xml:space="preserve"> created on 2018/3/16.  Last modified 2018/4/8</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5"/>
      </w:pPr>
      <w:r>
        <w:t>安全性 diagram</w:t>
      </w:r>
    </w:p>
    <w:p>
      <w:pPr>
        <w:pStyle w:val="39"/>
      </w:pPr>
      <w:r>
        <w:rPr>
          <w:rStyle w:val="27"/>
        </w:rPr>
        <w:t>定制 diagram in package '安全性'</w:t>
      </w:r>
    </w:p>
    <w:p>
      <w:pPr>
        <w:pStyle w:val="39"/>
      </w:pPr>
    </w:p>
    <w:p>
      <w:pPr>
        <w:pStyle w:val="38"/>
        <w:tabs>
          <w:tab w:val="left" w:pos="720"/>
        </w:tabs>
      </w:pPr>
      <w:r>
        <w:t xml:space="preserve">安全性 </w:t>
      </w:r>
    </w:p>
    <w:p>
      <w:pPr>
        <w:pStyle w:val="38"/>
        <w:tabs>
          <w:tab w:val="left" w:pos="720"/>
        </w:tabs>
      </w:pPr>
      <w:r>
        <w:t>Version 1.0</w:t>
      </w:r>
    </w:p>
    <w:p>
      <w:pPr>
        <w:pStyle w:val="38"/>
        <w:tabs>
          <w:tab w:val="left" w:pos="720"/>
        </w:tabs>
      </w:pPr>
      <w:r>
        <w:t>yuanshaoming created on 2018/3/16.  Last modified 2019/9/20</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6210935" cy="542925"/>
            <wp:effectExtent l="0" t="0" r="0" b="0"/>
            <wp:docPr id="957" name="图片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图片 957"/>
                    <pic:cNvPicPr>
                      <a:picLocks noChangeAspect="1"/>
                    </pic:cNvPicPr>
                  </pic:nvPicPr>
                  <pic:blipFill>
                    <a:blip r:embed="rId42"/>
                    <a:stretch>
                      <a:fillRect/>
                    </a:stretch>
                  </pic:blipFill>
                  <pic:spPr>
                    <a:xfrm>
                      <a:off x="0" y="0"/>
                      <a:ext cx="6210935" cy="542925"/>
                    </a:xfrm>
                    <a:prstGeom prst="rect">
                      <a:avLst/>
                    </a:prstGeom>
                    <a:noFill/>
                    <a:ln w="9525">
                      <a:noFill/>
                      <a:miter lim="800000"/>
                      <a:headEnd/>
                      <a:tailEnd/>
                    </a:ln>
                  </pic:spPr>
                </pic:pic>
              </a:graphicData>
            </a:graphic>
          </wp:inline>
        </w:drawing>
      </w:r>
    </w:p>
    <w:p>
      <w:pPr>
        <w:pStyle w:val="40"/>
        <w:rPr>
          <w:sz w:val="20"/>
          <w:szCs w:val="20"/>
        </w:rPr>
      </w:pPr>
    </w:p>
    <w:p>
      <w:pPr>
        <w:pStyle w:val="41"/>
      </w:pPr>
      <w:r>
        <w:t>安全性</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223" w:name="BKM_93CB2A08_CD51_4A89_AC02_D6BEE11009C2"/>
      <w:bookmarkEnd w:id="223"/>
    </w:p>
    <w:p>
      <w:pPr>
        <w:rPr>
          <w:rFonts w:ascii="Times New Roman" w:hAnsi="Times New Roman" w:eastAsia="Times New Roman" w:cs="Times New Roman"/>
          <w:sz w:val="20"/>
          <w:szCs w:val="20"/>
        </w:rPr>
      </w:pPr>
    </w:p>
    <w:p>
      <w:pPr>
        <w:pStyle w:val="5"/>
      </w:pPr>
      <w:r>
        <w:t>REQ905-注册的设备方可联入系统</w:t>
      </w:r>
    </w:p>
    <w:p>
      <w:pPr>
        <w:pStyle w:val="39"/>
      </w:pPr>
      <w:r>
        <w:rPr>
          <w:rStyle w:val="27"/>
          <w:color w:val="000000"/>
        </w:rPr>
        <w:t>需求 in package '安全性'</w:t>
      </w:r>
    </w:p>
    <w:p>
      <w:pPr>
        <w:tabs>
          <w:tab w:val="left" w:pos="720"/>
        </w:tabs>
        <w:rPr>
          <w:sz w:val="20"/>
          <w:szCs w:val="20"/>
        </w:rPr>
      </w:pPr>
    </w:p>
    <w:p>
      <w:pPr>
        <w:pStyle w:val="39"/>
      </w:pPr>
      <w:r>
        <w:rPr>
          <w:color w:val="000000"/>
        </w:rPr>
        <w:t>系统需要具备设备注册及设备认证功能。</w:t>
      </w:r>
    </w:p>
    <w:p>
      <w:pPr>
        <w:rPr>
          <w:sz w:val="20"/>
          <w:szCs w:val="20"/>
        </w:rPr>
      </w:pPr>
    </w:p>
    <w:p>
      <w:pPr>
        <w:pStyle w:val="38"/>
      </w:pPr>
      <w:r>
        <w:t xml:space="preserve">REQ905-注册的设备方可联入系统 </w:t>
      </w:r>
    </w:p>
    <w:p>
      <w:pPr>
        <w:pStyle w:val="38"/>
      </w:pPr>
      <w:r>
        <w:t xml:space="preserve">Version 1.0  Phase 1.0  </w:t>
      </w:r>
    </w:p>
    <w:p>
      <w:pPr>
        <w:pStyle w:val="38"/>
      </w:pPr>
      <w:del w:id="154" w:author="admin" w:date="2019-10-17T10:07:25Z">
        <w:r>
          <w:rPr/>
          <w:delText xml:space="preserve">zhuming1 </w:delText>
        </w:r>
      </w:del>
      <w:r>
        <w:t>created on 2019/9/20.  Last modified 2019/9/20</w:t>
      </w:r>
    </w:p>
    <w:p>
      <w:pPr>
        <w:pStyle w:val="39"/>
      </w:pPr>
    </w:p>
    <w:p>
      <w:pPr>
        <w:pStyle w:val="39"/>
      </w:pPr>
      <w:r>
        <w:rPr>
          <w:color w:val="5F5F5F"/>
        </w:rPr>
        <w:t xml:space="preserve"> </w:t>
      </w:r>
      <w:r>
        <w:t xml:space="preserve"> </w:t>
      </w:r>
      <w:bookmarkStart w:id="224" w:name="BKM_DCC5D2A8_2DB8_427E_B87B_AFC659D06A41"/>
      <w:bookmarkEnd w:id="224"/>
    </w:p>
    <w:p>
      <w:pPr>
        <w:pStyle w:val="39"/>
      </w:pPr>
    </w:p>
    <w:p>
      <w:pPr>
        <w:pStyle w:val="5"/>
      </w:pPr>
      <w:r>
        <w:t>REQ901-所有信息加密存储</w:t>
      </w:r>
    </w:p>
    <w:p>
      <w:pPr>
        <w:pStyle w:val="39"/>
      </w:pPr>
      <w:r>
        <w:rPr>
          <w:rStyle w:val="27"/>
          <w:color w:val="000000"/>
        </w:rPr>
        <w:t>需求 in package '安全性'</w:t>
      </w:r>
    </w:p>
    <w:p>
      <w:pPr>
        <w:rPr>
          <w:sz w:val="20"/>
          <w:szCs w:val="20"/>
        </w:rPr>
      </w:pPr>
    </w:p>
    <w:p>
      <w:pPr>
        <w:pStyle w:val="38"/>
      </w:pPr>
      <w:r>
        <w:t xml:space="preserve">REQ901-所有信息加密存储 </w:t>
      </w:r>
    </w:p>
    <w:p>
      <w:pPr>
        <w:pStyle w:val="38"/>
      </w:pPr>
      <w:r>
        <w:t xml:space="preserve">Version 1.0  Phase 1.0  </w:t>
      </w:r>
    </w:p>
    <w:p>
      <w:pPr>
        <w:pStyle w:val="38"/>
      </w:pPr>
      <w:r>
        <w:t>yuanshaoming created on 2018/4/9.  Last modified 2018/4/18</w:t>
      </w:r>
    </w:p>
    <w:p>
      <w:pPr>
        <w:pStyle w:val="39"/>
      </w:pPr>
    </w:p>
    <w:p>
      <w:pPr>
        <w:pStyle w:val="39"/>
      </w:pPr>
      <w:r>
        <w:rPr>
          <w:color w:val="5F5F5F"/>
        </w:rPr>
        <w:t xml:space="preserve"> </w:t>
      </w:r>
      <w:r>
        <w:t xml:space="preserve"> </w:t>
      </w:r>
      <w:bookmarkStart w:id="225" w:name="BKM_594E2348_64D1_4555_B501_BA9B6A781BBD"/>
      <w:bookmarkEnd w:id="225"/>
    </w:p>
    <w:p>
      <w:pPr>
        <w:pStyle w:val="39"/>
      </w:pPr>
    </w:p>
    <w:p>
      <w:pPr>
        <w:pStyle w:val="5"/>
      </w:pPr>
      <w:r>
        <w:t>REQ902-数据/消息加密传输</w:t>
      </w:r>
    </w:p>
    <w:p>
      <w:pPr>
        <w:pStyle w:val="39"/>
      </w:pPr>
      <w:r>
        <w:rPr>
          <w:rStyle w:val="27"/>
          <w:color w:val="000000"/>
        </w:rPr>
        <w:t>需求 in package '安全性'</w:t>
      </w:r>
    </w:p>
    <w:p>
      <w:pPr>
        <w:rPr>
          <w:sz w:val="20"/>
          <w:szCs w:val="20"/>
        </w:rPr>
      </w:pPr>
    </w:p>
    <w:p>
      <w:pPr>
        <w:pStyle w:val="38"/>
      </w:pPr>
      <w:r>
        <w:t xml:space="preserve">REQ902-数据/消息加密传输 </w:t>
      </w:r>
    </w:p>
    <w:p>
      <w:pPr>
        <w:pStyle w:val="38"/>
      </w:pPr>
      <w:r>
        <w:t xml:space="preserve">Version 1.0  Phase 1.0  </w:t>
      </w:r>
    </w:p>
    <w:p>
      <w:pPr>
        <w:pStyle w:val="38"/>
      </w:pPr>
      <w:r>
        <w:t>yuanshaoming created on 2018/4/9.  Last modified 2018/4/27</w:t>
      </w:r>
    </w:p>
    <w:p>
      <w:pPr>
        <w:pStyle w:val="39"/>
      </w:pPr>
    </w:p>
    <w:p>
      <w:pPr>
        <w:pStyle w:val="39"/>
      </w:pPr>
      <w:r>
        <w:rPr>
          <w:color w:val="5F5F5F"/>
        </w:rPr>
        <w:t xml:space="preserve"> </w:t>
      </w:r>
      <w:r>
        <w:t xml:space="preserve"> </w:t>
      </w:r>
      <w:bookmarkStart w:id="226" w:name="BKM_B61EAD3C_59B7_491F_A33C_9DE4EAD92AF6"/>
      <w:bookmarkEnd w:id="226"/>
    </w:p>
    <w:p>
      <w:pPr>
        <w:pStyle w:val="39"/>
      </w:pPr>
    </w:p>
    <w:p>
      <w:pPr>
        <w:pStyle w:val="5"/>
      </w:pPr>
      <w:r>
        <w:t>REQ903-授权的用户方可操作系统</w:t>
      </w:r>
    </w:p>
    <w:p>
      <w:pPr>
        <w:pStyle w:val="39"/>
      </w:pPr>
      <w:r>
        <w:rPr>
          <w:rStyle w:val="27"/>
          <w:color w:val="000000"/>
        </w:rPr>
        <w:t>需求 in package '安全性'</w:t>
      </w:r>
    </w:p>
    <w:p>
      <w:pPr>
        <w:tabs>
          <w:tab w:val="left" w:pos="720"/>
        </w:tabs>
        <w:rPr>
          <w:sz w:val="20"/>
          <w:szCs w:val="20"/>
        </w:rPr>
      </w:pPr>
    </w:p>
    <w:p>
      <w:pPr>
        <w:pStyle w:val="39"/>
      </w:pPr>
      <w:r>
        <w:rPr>
          <w:color w:val="000000"/>
        </w:rPr>
        <w:t>用户操作各节点时需要进行登陆进行身份验证</w:t>
      </w:r>
    </w:p>
    <w:p>
      <w:pPr>
        <w:rPr>
          <w:sz w:val="20"/>
          <w:szCs w:val="20"/>
        </w:rPr>
      </w:pPr>
    </w:p>
    <w:p>
      <w:pPr>
        <w:pStyle w:val="38"/>
      </w:pPr>
      <w:r>
        <w:t xml:space="preserve">REQ903-授权的用户方可操作系统 </w:t>
      </w:r>
    </w:p>
    <w:p>
      <w:pPr>
        <w:pStyle w:val="38"/>
      </w:pPr>
      <w:r>
        <w:t xml:space="preserve">Version 1.0  Phase 1.0  </w:t>
      </w:r>
    </w:p>
    <w:p>
      <w:pPr>
        <w:pStyle w:val="38"/>
      </w:pPr>
      <w:r>
        <w:t>yuanshaoming created on 2018/4/9.  Last modified 2019/9/5</w:t>
      </w:r>
    </w:p>
    <w:p>
      <w:pPr>
        <w:pStyle w:val="39"/>
      </w:pPr>
    </w:p>
    <w:p>
      <w:pPr>
        <w:pStyle w:val="39"/>
      </w:pPr>
      <w:r>
        <w:rPr>
          <w:color w:val="5F5F5F"/>
        </w:rPr>
        <w:t xml:space="preserve"> </w:t>
      </w:r>
      <w:r>
        <w:t xml:space="preserve"> </w:t>
      </w:r>
      <w:bookmarkStart w:id="227" w:name="BKM_2905411B_C128_4ADA_A66B_115AA4061339"/>
      <w:bookmarkEnd w:id="227"/>
    </w:p>
    <w:p>
      <w:pPr>
        <w:pStyle w:val="39"/>
      </w:pPr>
    </w:p>
    <w:p>
      <w:pPr>
        <w:pStyle w:val="5"/>
      </w:pPr>
      <w:r>
        <w:t>REQ904-核心服务/数据多机热备</w:t>
      </w:r>
    </w:p>
    <w:p>
      <w:pPr>
        <w:pStyle w:val="39"/>
      </w:pPr>
      <w:r>
        <w:rPr>
          <w:rStyle w:val="27"/>
          <w:color w:val="000000"/>
        </w:rPr>
        <w:t>需求 in package '安全性'</w:t>
      </w:r>
    </w:p>
    <w:p>
      <w:pPr>
        <w:rPr>
          <w:sz w:val="20"/>
          <w:szCs w:val="20"/>
        </w:rPr>
      </w:pPr>
    </w:p>
    <w:p>
      <w:pPr>
        <w:pStyle w:val="38"/>
      </w:pPr>
      <w:r>
        <w:t xml:space="preserve">REQ904-核心服务/数据多机热备 </w:t>
      </w:r>
    </w:p>
    <w:p>
      <w:pPr>
        <w:pStyle w:val="38"/>
      </w:pPr>
      <w:r>
        <w:t xml:space="preserve">Version 1.0  Phase 1.0  </w:t>
      </w:r>
    </w:p>
    <w:p>
      <w:pPr>
        <w:pStyle w:val="38"/>
      </w:pPr>
      <w:r>
        <w:t>ois created on 2018/4/19.  Last modified 2019/8/20</w:t>
      </w:r>
    </w:p>
    <w:p>
      <w:pPr>
        <w:pStyle w:val="39"/>
      </w:pPr>
    </w:p>
    <w:p>
      <w:pPr>
        <w:pStyle w:val="39"/>
      </w:pPr>
      <w:r>
        <w:rPr>
          <w:color w:val="5F5F5F"/>
        </w:rPr>
        <w:t xml:space="preserve"> </w:t>
      </w:r>
      <w:r>
        <w:t xml:space="preserve"> </w:t>
      </w:r>
      <w:r>
        <w:rPr>
          <w:color w:val="5F5F5F"/>
        </w:rPr>
        <w:t xml:space="preserve">  </w:t>
      </w:r>
      <w:bookmarkStart w:id="228" w:name="BKM_E2C4FD70_D580_4ECB_A457_98F9A224905D"/>
      <w:bookmarkEnd w:id="228"/>
      <w:bookmarkStart w:id="229" w:name="°²È«ÐÔ_END"/>
      <w:bookmarkEnd w:id="229"/>
      <w:bookmarkStart w:id="230" w:name="BKM_4CDFAE70_26BF_4C14_A109_ADFE42E3D8DB"/>
      <w:bookmarkEnd w:id="230"/>
    </w:p>
    <w:p>
      <w:pPr>
        <w:pStyle w:val="39"/>
      </w:pPr>
    </w:p>
    <w:p>
      <w:bookmarkStart w:id="231" w:name="ÈÝ´íÐÔ_START"/>
      <w:bookmarkEnd w:id="231"/>
      <w:r>
        <w:rPr>
          <w:rFonts w:ascii="Times New Roman" w:hAnsi="Times New Roman" w:eastAsia="Times New Roman" w:cs="Times New Roman"/>
          <w:sz w:val="20"/>
          <w:szCs w:val="20"/>
        </w:rPr>
        <w:br w:type="page"/>
      </w:r>
    </w:p>
    <w:p>
      <w:pPr>
        <w:pStyle w:val="4"/>
      </w:pPr>
      <w:r>
        <w:t>容错性</w:t>
      </w:r>
    </w:p>
    <w:p>
      <w:pPr>
        <w:pStyle w:val="39"/>
      </w:pPr>
      <w:r>
        <w:rPr>
          <w:rStyle w:val="27"/>
        </w:rPr>
        <w:t>Package in package '非功能需求'</w:t>
      </w:r>
    </w:p>
    <w:p>
      <w:pPr>
        <w:pStyle w:val="39"/>
      </w:pPr>
    </w:p>
    <w:p>
      <w:pPr>
        <w:pStyle w:val="38"/>
        <w:tabs>
          <w:tab w:val="left" w:pos="720"/>
        </w:tabs>
      </w:pPr>
      <w:r>
        <w:t>容错性</w:t>
      </w:r>
    </w:p>
    <w:p>
      <w:pPr>
        <w:pStyle w:val="38"/>
        <w:tabs>
          <w:tab w:val="left" w:pos="720"/>
        </w:tabs>
      </w:pPr>
      <w:r>
        <w:t>Version 1.0  Phase 1.0  提议的</w:t>
      </w:r>
    </w:p>
    <w:p>
      <w:pPr>
        <w:pStyle w:val="38"/>
        <w:tabs>
          <w:tab w:val="left" w:pos="720"/>
        </w:tabs>
      </w:pPr>
      <w:del w:id="155" w:author="admin" w:date="2019-10-17T10:07:25Z">
        <w:r>
          <w:rPr/>
          <w:delText xml:space="preserve">zhuming1 </w:delText>
        </w:r>
      </w:del>
      <w:r>
        <w:t>created on 2019/9/4.  Last modified 2019/9/4</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5"/>
      </w:pPr>
      <w:r>
        <w:t>容错性 diagram</w:t>
      </w:r>
    </w:p>
    <w:p>
      <w:pPr>
        <w:pStyle w:val="39"/>
      </w:pPr>
      <w:r>
        <w:rPr>
          <w:rStyle w:val="27"/>
        </w:rPr>
        <w:t>Requirements diagram in package '容错性'</w:t>
      </w:r>
    </w:p>
    <w:p>
      <w:pPr>
        <w:pStyle w:val="39"/>
      </w:pPr>
    </w:p>
    <w:p>
      <w:pPr>
        <w:pStyle w:val="38"/>
        <w:tabs>
          <w:tab w:val="left" w:pos="720"/>
        </w:tabs>
      </w:pPr>
      <w:r>
        <w:t xml:space="preserve">容错性 </w:t>
      </w:r>
    </w:p>
    <w:p>
      <w:pPr>
        <w:pStyle w:val="38"/>
        <w:tabs>
          <w:tab w:val="left" w:pos="720"/>
        </w:tabs>
      </w:pPr>
      <w:r>
        <w:t>Version 1.0</w:t>
      </w:r>
    </w:p>
    <w:p>
      <w:pPr>
        <w:pStyle w:val="38"/>
        <w:tabs>
          <w:tab w:val="left" w:pos="720"/>
        </w:tabs>
      </w:pPr>
      <w:del w:id="156" w:author="admin" w:date="2019-10-17T10:07:25Z">
        <w:r>
          <w:rPr/>
          <w:delText xml:space="preserve">zhuming1 </w:delText>
        </w:r>
      </w:del>
      <w:r>
        <w:t>created on 2019/9/4.  Last modified 2019/9/4</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1524000" cy="1552575"/>
            <wp:effectExtent l="0" t="0" r="0" b="0"/>
            <wp:docPr id="976" name="图片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图片 976"/>
                    <pic:cNvPicPr>
                      <a:picLocks noChangeAspect="1"/>
                    </pic:cNvPicPr>
                  </pic:nvPicPr>
                  <pic:blipFill>
                    <a:blip r:embed="rId43"/>
                    <a:stretch>
                      <a:fillRect/>
                    </a:stretch>
                  </pic:blipFill>
                  <pic:spPr>
                    <a:xfrm>
                      <a:off x="0" y="0"/>
                      <a:ext cx="1524000" cy="1552575"/>
                    </a:xfrm>
                    <a:prstGeom prst="rect">
                      <a:avLst/>
                    </a:prstGeom>
                    <a:noFill/>
                    <a:ln w="9525">
                      <a:noFill/>
                      <a:miter lim="800000"/>
                      <a:headEnd/>
                      <a:tailEnd/>
                    </a:ln>
                  </pic:spPr>
                </pic:pic>
              </a:graphicData>
            </a:graphic>
          </wp:inline>
        </w:drawing>
      </w:r>
    </w:p>
    <w:p>
      <w:pPr>
        <w:pStyle w:val="40"/>
        <w:rPr>
          <w:sz w:val="20"/>
          <w:szCs w:val="20"/>
        </w:rPr>
      </w:pPr>
    </w:p>
    <w:p>
      <w:pPr>
        <w:pStyle w:val="41"/>
      </w:pPr>
      <w:r>
        <w:t>容错性</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232" w:name="BKM_8DBDEC2C_3378_4FBA_B1EA_E55C28AB9095"/>
      <w:bookmarkEnd w:id="232"/>
    </w:p>
    <w:p>
      <w:pPr>
        <w:rPr>
          <w:rFonts w:ascii="Times New Roman" w:hAnsi="Times New Roman" w:eastAsia="Times New Roman" w:cs="Times New Roman"/>
          <w:sz w:val="20"/>
          <w:szCs w:val="20"/>
        </w:rPr>
      </w:pPr>
    </w:p>
    <w:p>
      <w:pPr>
        <w:pStyle w:val="5"/>
      </w:pPr>
      <w:r>
        <w:t>网络异常</w:t>
      </w:r>
    </w:p>
    <w:p>
      <w:pPr>
        <w:pStyle w:val="39"/>
      </w:pPr>
      <w:r>
        <w:rPr>
          <w:rStyle w:val="27"/>
          <w:color w:val="000000"/>
        </w:rPr>
        <w:t>需求 in package '容错性'</w:t>
      </w:r>
    </w:p>
    <w:p>
      <w:pPr>
        <w:tabs>
          <w:tab w:val="left" w:pos="720"/>
        </w:tabs>
        <w:rPr>
          <w:sz w:val="20"/>
          <w:szCs w:val="20"/>
        </w:rPr>
      </w:pPr>
    </w:p>
    <w:p>
      <w:pPr>
        <w:pStyle w:val="39"/>
      </w:pPr>
      <w:r>
        <w:rPr>
          <w:color w:val="000000"/>
        </w:rPr>
        <w:t>系统在遇到网络故障时各节点需能做出应对,尽量保证业务继续运行并在恢复后将数据同步。</w:t>
      </w:r>
    </w:p>
    <w:p>
      <w:pPr>
        <w:rPr>
          <w:sz w:val="20"/>
          <w:szCs w:val="20"/>
        </w:rPr>
      </w:pPr>
    </w:p>
    <w:p>
      <w:pPr>
        <w:pStyle w:val="38"/>
      </w:pPr>
      <w:r>
        <w:t xml:space="preserve">网络异常 </w:t>
      </w:r>
    </w:p>
    <w:p>
      <w:pPr>
        <w:pStyle w:val="38"/>
      </w:pPr>
      <w:r>
        <w:t xml:space="preserve">Version 1.0  Phase 1.0  </w:t>
      </w:r>
    </w:p>
    <w:p>
      <w:pPr>
        <w:pStyle w:val="38"/>
      </w:pPr>
      <w:del w:id="157" w:author="admin" w:date="2019-10-17T10:07:25Z">
        <w:r>
          <w:rPr/>
          <w:delText xml:space="preserve">zhuming1 </w:delText>
        </w:r>
      </w:del>
      <w:r>
        <w:t>created on 2019/9/4.  Last modified 2019/9/6</w:t>
      </w:r>
    </w:p>
    <w:p>
      <w:pPr>
        <w:pStyle w:val="39"/>
      </w:pPr>
    </w:p>
    <w:p>
      <w:pPr>
        <w:pStyle w:val="39"/>
      </w:pPr>
      <w:r>
        <w:rPr>
          <w:color w:val="5F5F5F"/>
        </w:rPr>
        <w:t xml:space="preserve"> </w:t>
      </w:r>
      <w:r>
        <w:t xml:space="preserve"> </w:t>
      </w:r>
      <w:bookmarkStart w:id="233" w:name="BKM_B5390765_D553_4A02_AF47_4CFF01C7AF23"/>
      <w:bookmarkEnd w:id="233"/>
    </w:p>
    <w:p>
      <w:pPr>
        <w:pStyle w:val="39"/>
      </w:pPr>
    </w:p>
    <w:p>
      <w:pPr>
        <w:pStyle w:val="5"/>
      </w:pPr>
      <w:r>
        <w:t>节点异常</w:t>
      </w:r>
    </w:p>
    <w:p>
      <w:pPr>
        <w:pStyle w:val="39"/>
      </w:pPr>
      <w:r>
        <w:rPr>
          <w:rStyle w:val="27"/>
          <w:color w:val="000000"/>
        </w:rPr>
        <w:t>需求 in package '容错性'</w:t>
      </w:r>
    </w:p>
    <w:p>
      <w:pPr>
        <w:tabs>
          <w:tab w:val="left" w:pos="720"/>
        </w:tabs>
        <w:rPr>
          <w:sz w:val="20"/>
          <w:szCs w:val="20"/>
        </w:rPr>
      </w:pPr>
    </w:p>
    <w:p>
      <w:pPr>
        <w:pStyle w:val="39"/>
      </w:pPr>
      <w:r>
        <w:rPr>
          <w:color w:val="000000"/>
        </w:rPr>
        <w:t>某节点出现异常时当前正在进行的任务应能够转移至其他节点，从而保证业务能正常运行。</w:t>
      </w:r>
    </w:p>
    <w:p>
      <w:pPr>
        <w:rPr>
          <w:sz w:val="20"/>
          <w:szCs w:val="20"/>
        </w:rPr>
      </w:pPr>
    </w:p>
    <w:p>
      <w:pPr>
        <w:pStyle w:val="38"/>
      </w:pPr>
      <w:r>
        <w:t xml:space="preserve">节点异常 </w:t>
      </w:r>
    </w:p>
    <w:p>
      <w:pPr>
        <w:pStyle w:val="38"/>
      </w:pPr>
      <w:r>
        <w:t xml:space="preserve">Version 1.0  Phase 1.0  </w:t>
      </w:r>
    </w:p>
    <w:p>
      <w:pPr>
        <w:pStyle w:val="38"/>
      </w:pPr>
      <w:del w:id="158" w:author="admin" w:date="2019-10-17T10:07:25Z">
        <w:r>
          <w:rPr/>
          <w:delText xml:space="preserve">zhuming1 </w:delText>
        </w:r>
      </w:del>
      <w:r>
        <w:t>created on 2019/9/4.  Last modified 2019/9/6</w:t>
      </w:r>
    </w:p>
    <w:p>
      <w:pPr>
        <w:pStyle w:val="39"/>
      </w:pPr>
    </w:p>
    <w:p>
      <w:pPr>
        <w:pStyle w:val="39"/>
      </w:pPr>
      <w:r>
        <w:rPr>
          <w:color w:val="5F5F5F"/>
        </w:rPr>
        <w:t xml:space="preserve"> </w:t>
      </w:r>
      <w:r>
        <w:t xml:space="preserve">   </w:t>
      </w:r>
      <w:bookmarkStart w:id="234" w:name="BKM_0CD46BB2_2D2E_4221_AB23_7EE5BD4BC316"/>
      <w:bookmarkEnd w:id="234"/>
      <w:bookmarkStart w:id="235" w:name="BKM_6544997E_0177_4CBF_AFD6_1DDAC48A4280"/>
      <w:bookmarkEnd w:id="235"/>
      <w:bookmarkStart w:id="236" w:name="ÈÝ´íÐÔ_END"/>
      <w:bookmarkEnd w:id="236"/>
    </w:p>
    <w:p>
      <w:pPr>
        <w:pStyle w:val="39"/>
      </w:pPr>
    </w:p>
    <w:p>
      <w:bookmarkStart w:id="237" w:name="ÐÔÄÜ_START"/>
      <w:bookmarkEnd w:id="237"/>
      <w:r>
        <w:rPr>
          <w:rFonts w:ascii="Times New Roman" w:hAnsi="Times New Roman" w:eastAsia="Times New Roman" w:cs="Times New Roman"/>
          <w:sz w:val="20"/>
          <w:szCs w:val="20"/>
        </w:rPr>
        <w:br w:type="page"/>
      </w:r>
    </w:p>
    <w:p>
      <w:pPr>
        <w:pStyle w:val="4"/>
      </w:pPr>
      <w:r>
        <w:t>性能</w:t>
      </w:r>
    </w:p>
    <w:p>
      <w:pPr>
        <w:pStyle w:val="39"/>
      </w:pPr>
      <w:r>
        <w:rPr>
          <w:rStyle w:val="27"/>
        </w:rPr>
        <w:t>Package in package '非功能需求'</w:t>
      </w:r>
    </w:p>
    <w:p>
      <w:pPr>
        <w:pStyle w:val="39"/>
      </w:pPr>
    </w:p>
    <w:p>
      <w:pPr>
        <w:pStyle w:val="38"/>
        <w:tabs>
          <w:tab w:val="left" w:pos="720"/>
        </w:tabs>
      </w:pPr>
      <w:r>
        <w:t>性能</w:t>
      </w:r>
    </w:p>
    <w:p>
      <w:pPr>
        <w:pStyle w:val="38"/>
        <w:tabs>
          <w:tab w:val="left" w:pos="720"/>
        </w:tabs>
      </w:pPr>
      <w:r>
        <w:t>Version 1.0  Phase 1.0  Proposed</w:t>
      </w:r>
    </w:p>
    <w:p>
      <w:pPr>
        <w:pStyle w:val="38"/>
        <w:tabs>
          <w:tab w:val="left" w:pos="720"/>
        </w:tabs>
      </w:pPr>
      <w:r>
        <w:t xml:space="preserve"> created on 2018/3/16.  Last modified 2018/4/8</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5"/>
      </w:pPr>
      <w:r>
        <w:t>性能 diagram</w:t>
      </w:r>
    </w:p>
    <w:p>
      <w:pPr>
        <w:pStyle w:val="39"/>
      </w:pPr>
      <w:r>
        <w:rPr>
          <w:rStyle w:val="27"/>
        </w:rPr>
        <w:t>定制 diagram in package '性能'</w:t>
      </w:r>
    </w:p>
    <w:p>
      <w:pPr>
        <w:pStyle w:val="39"/>
      </w:pPr>
    </w:p>
    <w:p>
      <w:pPr>
        <w:pStyle w:val="38"/>
        <w:tabs>
          <w:tab w:val="left" w:pos="720"/>
        </w:tabs>
      </w:pPr>
      <w:r>
        <w:t xml:space="preserve">性能 </w:t>
      </w:r>
    </w:p>
    <w:p>
      <w:pPr>
        <w:pStyle w:val="38"/>
        <w:tabs>
          <w:tab w:val="left" w:pos="720"/>
        </w:tabs>
      </w:pPr>
      <w:r>
        <w:t>Version 1.0</w:t>
      </w:r>
    </w:p>
    <w:p>
      <w:pPr>
        <w:pStyle w:val="38"/>
        <w:tabs>
          <w:tab w:val="left" w:pos="720"/>
        </w:tabs>
      </w:pPr>
      <w:r>
        <w:t>yuanshaoming created on 2018/3/16.  Last modified 2019/8/20</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6153150" cy="986155"/>
            <wp:effectExtent l="0" t="0" r="0" b="0"/>
            <wp:docPr id="983" name="图片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图片 983"/>
                    <pic:cNvPicPr>
                      <a:picLocks noChangeAspect="1"/>
                    </pic:cNvPicPr>
                  </pic:nvPicPr>
                  <pic:blipFill>
                    <a:blip r:embed="rId44"/>
                    <a:stretch>
                      <a:fillRect/>
                    </a:stretch>
                  </pic:blipFill>
                  <pic:spPr>
                    <a:xfrm>
                      <a:off x="0" y="0"/>
                      <a:ext cx="6153150" cy="986155"/>
                    </a:xfrm>
                    <a:prstGeom prst="rect">
                      <a:avLst/>
                    </a:prstGeom>
                    <a:noFill/>
                    <a:ln w="9525">
                      <a:noFill/>
                      <a:miter lim="800000"/>
                      <a:headEnd/>
                      <a:tailEnd/>
                    </a:ln>
                  </pic:spPr>
                </pic:pic>
              </a:graphicData>
            </a:graphic>
          </wp:inline>
        </w:drawing>
      </w:r>
    </w:p>
    <w:p>
      <w:pPr>
        <w:pStyle w:val="40"/>
        <w:rPr>
          <w:sz w:val="20"/>
          <w:szCs w:val="20"/>
        </w:rPr>
      </w:pPr>
    </w:p>
    <w:p>
      <w:pPr>
        <w:pStyle w:val="41"/>
      </w:pPr>
      <w:r>
        <w:t>性能</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238" w:name="BKM_53865051_C352_4DE3_8EC6_AE8453058B4C"/>
      <w:bookmarkEnd w:id="238"/>
    </w:p>
    <w:p>
      <w:pPr>
        <w:rPr>
          <w:rFonts w:ascii="Times New Roman" w:hAnsi="Times New Roman" w:eastAsia="Times New Roman" w:cs="Times New Roman"/>
          <w:sz w:val="20"/>
          <w:szCs w:val="20"/>
        </w:rPr>
      </w:pPr>
    </w:p>
    <w:p>
      <w:pPr>
        <w:pStyle w:val="5"/>
      </w:pPr>
      <w:r>
        <w:t>REQ921-常用操作无明显延迟感</w:t>
      </w:r>
    </w:p>
    <w:p>
      <w:pPr>
        <w:pStyle w:val="39"/>
      </w:pPr>
      <w:r>
        <w:rPr>
          <w:rStyle w:val="27"/>
          <w:color w:val="000000"/>
        </w:rPr>
        <w:t>需求 in package '性能'</w:t>
      </w:r>
    </w:p>
    <w:p>
      <w:pPr>
        <w:tabs>
          <w:tab w:val="left" w:pos="720"/>
        </w:tabs>
        <w:rPr>
          <w:sz w:val="20"/>
          <w:szCs w:val="20"/>
        </w:rPr>
      </w:pPr>
    </w:p>
    <w:p>
      <w:pPr>
        <w:pStyle w:val="39"/>
        <w:rPr>
          <w:color w:val="000000"/>
        </w:rPr>
      </w:pPr>
      <w:r>
        <w:rPr>
          <w:color w:val="000000"/>
        </w:rPr>
        <w:t>常规操作响应时间不超过1秒</w:t>
      </w:r>
    </w:p>
    <w:p>
      <w:pPr>
        <w:pStyle w:val="39"/>
        <w:rPr>
          <w:color w:val="000000"/>
        </w:rPr>
      </w:pPr>
      <w:r>
        <w:rPr>
          <w:color w:val="000000"/>
        </w:rPr>
        <w:t>网络操作响应时间不超过2秒</w:t>
      </w:r>
    </w:p>
    <w:p>
      <w:pPr>
        <w:pStyle w:val="39"/>
        <w:rPr>
          <w:color w:val="000000"/>
        </w:rPr>
      </w:pPr>
      <w:r>
        <w:rPr>
          <w:color w:val="000000"/>
        </w:rPr>
        <w:t>数据库操作响应时间不超过7秒</w:t>
      </w:r>
    </w:p>
    <w:p>
      <w:pPr>
        <w:pStyle w:val="39"/>
      </w:pPr>
    </w:p>
    <w:p>
      <w:pPr>
        <w:rPr>
          <w:sz w:val="20"/>
          <w:szCs w:val="20"/>
        </w:rPr>
      </w:pPr>
    </w:p>
    <w:p>
      <w:pPr>
        <w:pStyle w:val="38"/>
      </w:pPr>
      <w:r>
        <w:t xml:space="preserve">REQ921-常用操作无明显延迟感 </w:t>
      </w:r>
    </w:p>
    <w:p>
      <w:pPr>
        <w:pStyle w:val="38"/>
      </w:pPr>
      <w:r>
        <w:t xml:space="preserve">Version 1.0  Phase 1.0  </w:t>
      </w:r>
    </w:p>
    <w:p>
      <w:pPr>
        <w:pStyle w:val="38"/>
      </w:pPr>
      <w:r>
        <w:t>ois created on 2018/4/12.  Last modified 2019/9/4</w:t>
      </w:r>
    </w:p>
    <w:p>
      <w:pPr>
        <w:pStyle w:val="39"/>
      </w:pPr>
    </w:p>
    <w:p>
      <w:pPr>
        <w:pStyle w:val="39"/>
      </w:pPr>
      <w:r>
        <w:rPr>
          <w:color w:val="5F5F5F"/>
        </w:rPr>
        <w:t xml:space="preserve"> </w:t>
      </w:r>
      <w:r>
        <w:t xml:space="preserve"> </w:t>
      </w:r>
      <w:bookmarkStart w:id="239" w:name="BKM_15FECC84_66C2_40B6_83B1_00FEB5F077C9"/>
      <w:bookmarkEnd w:id="239"/>
    </w:p>
    <w:p>
      <w:pPr>
        <w:pStyle w:val="39"/>
      </w:pPr>
    </w:p>
    <w:p>
      <w:pPr>
        <w:pStyle w:val="5"/>
      </w:pPr>
      <w:r>
        <w:t>REQ922-集中审图允许接入毫米波设备要大于等于200台</w:t>
      </w:r>
    </w:p>
    <w:p>
      <w:pPr>
        <w:pStyle w:val="39"/>
      </w:pPr>
      <w:r>
        <w:rPr>
          <w:rStyle w:val="27"/>
          <w:color w:val="000000"/>
        </w:rPr>
        <w:t>需求 in package '性能'</w:t>
      </w:r>
    </w:p>
    <w:p>
      <w:pPr>
        <w:rPr>
          <w:sz w:val="20"/>
          <w:szCs w:val="20"/>
        </w:rPr>
      </w:pPr>
    </w:p>
    <w:p>
      <w:pPr>
        <w:pStyle w:val="38"/>
      </w:pPr>
      <w:r>
        <w:t xml:space="preserve">REQ922-集中审图允许接入毫米波设备要大于等于200台 </w:t>
      </w:r>
    </w:p>
    <w:p>
      <w:pPr>
        <w:pStyle w:val="38"/>
      </w:pPr>
      <w:r>
        <w:t xml:space="preserve">Version 1.0  Phase 1.0  </w:t>
      </w:r>
    </w:p>
    <w:p>
      <w:pPr>
        <w:pStyle w:val="38"/>
      </w:pPr>
      <w:r>
        <w:t>yuanshaoming created on 2018/4/9.  Last modified 2019/9/4</w:t>
      </w:r>
    </w:p>
    <w:p>
      <w:pPr>
        <w:pStyle w:val="39"/>
      </w:pPr>
    </w:p>
    <w:p>
      <w:pPr>
        <w:pStyle w:val="39"/>
      </w:pPr>
      <w:r>
        <w:rPr>
          <w:color w:val="5F5F5F"/>
        </w:rPr>
        <w:t xml:space="preserve"> </w:t>
      </w:r>
      <w:r>
        <w:t xml:space="preserve"> </w:t>
      </w:r>
      <w:bookmarkStart w:id="240" w:name="BKM_B1C685F4_1FFB_46FE_A11C_FECD26C006EA"/>
      <w:bookmarkEnd w:id="240"/>
    </w:p>
    <w:p>
      <w:pPr>
        <w:pStyle w:val="39"/>
      </w:pPr>
    </w:p>
    <w:p>
      <w:pPr>
        <w:pStyle w:val="5"/>
      </w:pPr>
      <w:r>
        <w:t>REQ923-扫描完成调度加传输时间小于等于1秒</w:t>
      </w:r>
    </w:p>
    <w:p>
      <w:pPr>
        <w:pStyle w:val="39"/>
      </w:pPr>
      <w:r>
        <w:rPr>
          <w:rStyle w:val="27"/>
          <w:color w:val="000000"/>
        </w:rPr>
        <w:t>需求 in package '性能'</w:t>
      </w:r>
    </w:p>
    <w:p>
      <w:pPr>
        <w:rPr>
          <w:sz w:val="20"/>
          <w:szCs w:val="20"/>
        </w:rPr>
      </w:pPr>
    </w:p>
    <w:p>
      <w:pPr>
        <w:pStyle w:val="38"/>
      </w:pPr>
      <w:r>
        <w:t xml:space="preserve">REQ923-扫描完成调度加传输时间小于等于1秒 </w:t>
      </w:r>
    </w:p>
    <w:p>
      <w:pPr>
        <w:pStyle w:val="38"/>
      </w:pPr>
      <w:r>
        <w:t xml:space="preserve">Version 1.0  Phase 1.0  </w:t>
      </w:r>
    </w:p>
    <w:p>
      <w:pPr>
        <w:pStyle w:val="38"/>
      </w:pPr>
      <w:r>
        <w:t>yuanshaoming created on 2018/4/9.  Last modified 2019/9/4</w:t>
      </w:r>
    </w:p>
    <w:p>
      <w:pPr>
        <w:pStyle w:val="39"/>
      </w:pPr>
    </w:p>
    <w:p>
      <w:pPr>
        <w:pStyle w:val="39"/>
      </w:pPr>
      <w:r>
        <w:rPr>
          <w:color w:val="5F5F5F"/>
        </w:rPr>
        <w:t xml:space="preserve"> </w:t>
      </w:r>
      <w:r>
        <w:t xml:space="preserve"> </w:t>
      </w:r>
      <w:bookmarkStart w:id="241" w:name="BKM_050D3D44_ACE1_4DE5_A04F_20D071BA79C8"/>
      <w:bookmarkEnd w:id="241"/>
    </w:p>
    <w:p>
      <w:pPr>
        <w:pStyle w:val="39"/>
      </w:pPr>
    </w:p>
    <w:p>
      <w:pPr>
        <w:pStyle w:val="5"/>
      </w:pPr>
      <w:r>
        <w:t>REQ924-高稳定性</w:t>
      </w:r>
    </w:p>
    <w:p>
      <w:pPr>
        <w:pStyle w:val="39"/>
      </w:pPr>
      <w:r>
        <w:rPr>
          <w:rStyle w:val="27"/>
          <w:color w:val="000000"/>
        </w:rPr>
        <w:t>需求 in package '性能'</w:t>
      </w:r>
    </w:p>
    <w:p>
      <w:pPr>
        <w:tabs>
          <w:tab w:val="left" w:pos="720"/>
        </w:tabs>
        <w:rPr>
          <w:sz w:val="20"/>
          <w:szCs w:val="20"/>
        </w:rPr>
      </w:pPr>
    </w:p>
    <w:p>
      <w:pPr>
        <w:pStyle w:val="39"/>
      </w:pPr>
      <w:r>
        <w:rPr>
          <w:color w:val="000000"/>
        </w:rPr>
        <w:t>40年中故障停机时间不超过2小时。</w:t>
      </w:r>
    </w:p>
    <w:p>
      <w:pPr>
        <w:rPr>
          <w:sz w:val="20"/>
          <w:szCs w:val="20"/>
        </w:rPr>
      </w:pPr>
    </w:p>
    <w:p>
      <w:pPr>
        <w:pStyle w:val="38"/>
      </w:pPr>
      <w:r>
        <w:t xml:space="preserve">REQ924-高稳定性 </w:t>
      </w:r>
    </w:p>
    <w:p>
      <w:pPr>
        <w:pStyle w:val="38"/>
      </w:pPr>
      <w:r>
        <w:t xml:space="preserve">Version 1.0  Phase 1.0  </w:t>
      </w:r>
    </w:p>
    <w:p>
      <w:pPr>
        <w:pStyle w:val="38"/>
      </w:pPr>
      <w:r>
        <w:t>yuanshaoming created on 2019/8/20.  Last modified 2019/8/20</w:t>
      </w:r>
    </w:p>
    <w:p>
      <w:pPr>
        <w:pStyle w:val="39"/>
      </w:pPr>
    </w:p>
    <w:p>
      <w:pPr>
        <w:pStyle w:val="39"/>
      </w:pPr>
      <w:r>
        <w:rPr>
          <w:color w:val="5F5F5F"/>
        </w:rPr>
        <w:t xml:space="preserve"> </w:t>
      </w:r>
      <w:r>
        <w:t xml:space="preserve"> </w:t>
      </w:r>
      <w:r>
        <w:rPr>
          <w:color w:val="5F5F5F"/>
        </w:rPr>
        <w:t xml:space="preserve">  </w:t>
      </w:r>
      <w:bookmarkStart w:id="242" w:name="BKM_61B23BC9_6D2D_4AB4_AE03_655589F4CA42"/>
      <w:bookmarkEnd w:id="242"/>
      <w:bookmarkStart w:id="243" w:name="ÐÔÄÜ_END"/>
      <w:bookmarkEnd w:id="243"/>
      <w:bookmarkStart w:id="244" w:name="BKM_47308F9C_6696_4288_98EC_CE2FE52EC43C"/>
      <w:bookmarkEnd w:id="244"/>
    </w:p>
    <w:p>
      <w:pPr>
        <w:pStyle w:val="39"/>
      </w:pPr>
    </w:p>
    <w:p>
      <w:bookmarkStart w:id="245" w:name="À©Õ¹ÐÔ_START"/>
      <w:bookmarkEnd w:id="245"/>
      <w:r>
        <w:rPr>
          <w:rFonts w:ascii="Times New Roman" w:hAnsi="Times New Roman" w:eastAsia="Times New Roman" w:cs="Times New Roman"/>
          <w:sz w:val="20"/>
          <w:szCs w:val="20"/>
        </w:rPr>
        <w:br w:type="page"/>
      </w:r>
    </w:p>
    <w:p>
      <w:pPr>
        <w:pStyle w:val="4"/>
      </w:pPr>
      <w:r>
        <w:t>扩展性</w:t>
      </w:r>
    </w:p>
    <w:p>
      <w:pPr>
        <w:pStyle w:val="39"/>
      </w:pPr>
      <w:r>
        <w:rPr>
          <w:rStyle w:val="27"/>
        </w:rPr>
        <w:t>Package in package '非功能需求'</w:t>
      </w:r>
    </w:p>
    <w:p>
      <w:pPr>
        <w:pStyle w:val="39"/>
      </w:pPr>
    </w:p>
    <w:p>
      <w:pPr>
        <w:pStyle w:val="38"/>
        <w:tabs>
          <w:tab w:val="left" w:pos="720"/>
        </w:tabs>
      </w:pPr>
      <w:r>
        <w:t>扩展性</w:t>
      </w:r>
    </w:p>
    <w:p>
      <w:pPr>
        <w:pStyle w:val="38"/>
        <w:tabs>
          <w:tab w:val="left" w:pos="720"/>
        </w:tabs>
      </w:pPr>
      <w:r>
        <w:t>Version 1.0  Phase 1.0  Proposed</w:t>
      </w:r>
    </w:p>
    <w:p>
      <w:pPr>
        <w:pStyle w:val="38"/>
        <w:tabs>
          <w:tab w:val="left" w:pos="720"/>
        </w:tabs>
      </w:pPr>
      <w:r>
        <w:t xml:space="preserve"> created on 2018/3/16.  Last modified 2018/4/8</w:t>
      </w: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pStyle w:val="5"/>
      </w:pPr>
      <w:r>
        <w:t>扩展性 diagram</w:t>
      </w:r>
    </w:p>
    <w:p>
      <w:pPr>
        <w:pStyle w:val="39"/>
      </w:pPr>
      <w:r>
        <w:rPr>
          <w:rStyle w:val="27"/>
        </w:rPr>
        <w:t>定制 diagram in package '扩展性'</w:t>
      </w:r>
    </w:p>
    <w:p>
      <w:pPr>
        <w:pStyle w:val="39"/>
      </w:pPr>
    </w:p>
    <w:p>
      <w:pPr>
        <w:pStyle w:val="38"/>
        <w:tabs>
          <w:tab w:val="left" w:pos="720"/>
        </w:tabs>
      </w:pPr>
      <w:r>
        <w:t xml:space="preserve">扩展性 </w:t>
      </w:r>
    </w:p>
    <w:p>
      <w:pPr>
        <w:pStyle w:val="38"/>
        <w:tabs>
          <w:tab w:val="left" w:pos="720"/>
        </w:tabs>
      </w:pPr>
      <w:r>
        <w:t>Version 1.0</w:t>
      </w:r>
    </w:p>
    <w:p>
      <w:pPr>
        <w:pStyle w:val="38"/>
        <w:tabs>
          <w:tab w:val="left" w:pos="720"/>
        </w:tabs>
      </w:pPr>
      <w:r>
        <w:t>yuanshaoming created on 2018/3/16.  Last modified 2019/9/29</w:t>
      </w:r>
    </w:p>
    <w:p>
      <w:pPr>
        <w:rPr>
          <w:rFonts w:ascii="Times New Roman" w:hAnsi="Times New Roman" w:eastAsia="Times New Roman" w:cs="Times New Roman"/>
          <w:sz w:val="20"/>
          <w:szCs w:val="20"/>
        </w:rPr>
      </w:pPr>
    </w:p>
    <w:p>
      <w:pPr>
        <w:pStyle w:val="40"/>
        <w:rPr>
          <w:sz w:val="20"/>
          <w:szCs w:val="20"/>
        </w:rPr>
      </w:pPr>
      <w:r>
        <w:rPr>
          <w:sz w:val="0"/>
          <w:szCs w:val="0"/>
        </w:rPr>
        <w:drawing>
          <wp:inline distT="0" distB="0" distL="0" distR="0">
            <wp:extent cx="6153150" cy="2199005"/>
            <wp:effectExtent l="0" t="0" r="0" b="0"/>
            <wp:docPr id="996" name="图片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图片 996"/>
                    <pic:cNvPicPr>
                      <a:picLocks noChangeAspect="1"/>
                    </pic:cNvPicPr>
                  </pic:nvPicPr>
                  <pic:blipFill>
                    <a:blip r:embed="rId45"/>
                    <a:stretch>
                      <a:fillRect/>
                    </a:stretch>
                  </pic:blipFill>
                  <pic:spPr>
                    <a:xfrm>
                      <a:off x="0" y="0"/>
                      <a:ext cx="6153150" cy="2199005"/>
                    </a:xfrm>
                    <a:prstGeom prst="rect">
                      <a:avLst/>
                    </a:prstGeom>
                    <a:noFill/>
                    <a:ln w="9525">
                      <a:noFill/>
                      <a:miter lim="800000"/>
                      <a:headEnd/>
                      <a:tailEnd/>
                    </a:ln>
                  </pic:spPr>
                </pic:pic>
              </a:graphicData>
            </a:graphic>
          </wp:inline>
        </w:drawing>
      </w:r>
    </w:p>
    <w:p>
      <w:pPr>
        <w:pStyle w:val="40"/>
        <w:rPr>
          <w:sz w:val="20"/>
          <w:szCs w:val="20"/>
        </w:rPr>
      </w:pPr>
    </w:p>
    <w:p>
      <w:pPr>
        <w:pStyle w:val="41"/>
      </w:pPr>
      <w:r>
        <w:t>扩展性</w:t>
      </w:r>
    </w:p>
    <w:p>
      <w:pPr>
        <w:pStyle w:val="39"/>
      </w:pPr>
    </w:p>
    <w:p>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bookmarkStart w:id="246" w:name="BKM_0BF43D54_284E_4DD4_A14D_C872D940B23A"/>
      <w:bookmarkEnd w:id="246"/>
    </w:p>
    <w:p>
      <w:pPr>
        <w:rPr>
          <w:rFonts w:ascii="Times New Roman" w:hAnsi="Times New Roman" w:eastAsia="Times New Roman" w:cs="Times New Roman"/>
          <w:sz w:val="20"/>
          <w:szCs w:val="20"/>
        </w:rPr>
      </w:pPr>
    </w:p>
    <w:p>
      <w:pPr>
        <w:pStyle w:val="5"/>
      </w:pPr>
      <w:r>
        <w:t>REQ941-接口化设计</w:t>
      </w:r>
    </w:p>
    <w:p>
      <w:pPr>
        <w:pStyle w:val="39"/>
      </w:pPr>
      <w:r>
        <w:rPr>
          <w:rStyle w:val="27"/>
          <w:color w:val="000000"/>
        </w:rPr>
        <w:t>需求 in package '扩展性'</w:t>
      </w:r>
    </w:p>
    <w:p>
      <w:pPr>
        <w:tabs>
          <w:tab w:val="left" w:pos="720"/>
        </w:tabs>
        <w:rPr>
          <w:sz w:val="20"/>
          <w:szCs w:val="20"/>
        </w:rPr>
      </w:pPr>
    </w:p>
    <w:p>
      <w:pPr>
        <w:pStyle w:val="39"/>
      </w:pPr>
      <w:r>
        <w:rPr>
          <w:color w:val="000000"/>
        </w:rPr>
        <w:t>采用面向接口的编程思想，来降低模块之间的耦合度。</w:t>
      </w:r>
    </w:p>
    <w:p>
      <w:pPr>
        <w:rPr>
          <w:sz w:val="20"/>
          <w:szCs w:val="20"/>
        </w:rPr>
      </w:pPr>
    </w:p>
    <w:p>
      <w:pPr>
        <w:pStyle w:val="38"/>
      </w:pPr>
      <w:r>
        <w:t xml:space="preserve">REQ941-接口化设计 </w:t>
      </w:r>
    </w:p>
    <w:p>
      <w:pPr>
        <w:pStyle w:val="38"/>
      </w:pPr>
      <w:r>
        <w:t xml:space="preserve">Version 1.0  Phase 1.0  </w:t>
      </w:r>
    </w:p>
    <w:p>
      <w:pPr>
        <w:pStyle w:val="38"/>
      </w:pPr>
      <w:r>
        <w:t>yuanshaoming created on 2018/4/9.  Last modified 2018/4/27</w:t>
      </w:r>
    </w:p>
    <w:p>
      <w:pPr>
        <w:pStyle w:val="39"/>
      </w:pPr>
    </w:p>
    <w:p>
      <w:pPr>
        <w:pStyle w:val="39"/>
      </w:pPr>
      <w:r>
        <w:rPr>
          <w:color w:val="5F5F5F"/>
        </w:rPr>
        <w:t xml:space="preserve"> </w:t>
      </w:r>
      <w:r>
        <w:t xml:space="preserve"> </w:t>
      </w:r>
      <w:bookmarkStart w:id="247" w:name="BKM_C6BE8BF1_15D4_46F5_AE94_8860247FB3F4"/>
      <w:bookmarkEnd w:id="247"/>
    </w:p>
    <w:p>
      <w:pPr>
        <w:pStyle w:val="39"/>
      </w:pPr>
    </w:p>
    <w:p>
      <w:pPr>
        <w:pStyle w:val="5"/>
      </w:pPr>
      <w:r>
        <w:t>REQ942-插件化设计</w:t>
      </w:r>
    </w:p>
    <w:p>
      <w:pPr>
        <w:pStyle w:val="39"/>
      </w:pPr>
      <w:r>
        <w:rPr>
          <w:rStyle w:val="27"/>
          <w:color w:val="000000"/>
        </w:rPr>
        <w:t>需求 in package '扩展性'</w:t>
      </w:r>
    </w:p>
    <w:p>
      <w:pPr>
        <w:tabs>
          <w:tab w:val="left" w:pos="720"/>
        </w:tabs>
        <w:rPr>
          <w:sz w:val="20"/>
          <w:szCs w:val="20"/>
        </w:rPr>
      </w:pPr>
    </w:p>
    <w:p>
      <w:pPr>
        <w:pStyle w:val="39"/>
      </w:pPr>
      <w:r>
        <w:rPr>
          <w:color w:val="000000"/>
        </w:rPr>
        <w:t>功能设计上，充分利用插件化设计思想，使程序功能可以自由拼装组合。通用功能插件尽量避免对其它插件的依赖。</w:t>
      </w:r>
    </w:p>
    <w:p>
      <w:pPr>
        <w:rPr>
          <w:sz w:val="20"/>
          <w:szCs w:val="20"/>
        </w:rPr>
      </w:pPr>
    </w:p>
    <w:p>
      <w:pPr>
        <w:pStyle w:val="38"/>
      </w:pPr>
      <w:r>
        <w:t xml:space="preserve">REQ942-插件化设计 </w:t>
      </w:r>
    </w:p>
    <w:p>
      <w:pPr>
        <w:pStyle w:val="38"/>
      </w:pPr>
      <w:r>
        <w:t xml:space="preserve">Version 1.0  Phase 1.0  </w:t>
      </w:r>
    </w:p>
    <w:p>
      <w:pPr>
        <w:pStyle w:val="38"/>
      </w:pPr>
      <w:r>
        <w:t>yuanshaoming created on 2018/4/9.  Last modified 2018/4/27</w:t>
      </w:r>
    </w:p>
    <w:p>
      <w:pPr>
        <w:pStyle w:val="39"/>
      </w:pPr>
    </w:p>
    <w:p>
      <w:pPr>
        <w:pStyle w:val="39"/>
      </w:pPr>
      <w:r>
        <w:rPr>
          <w:color w:val="5F5F5F"/>
        </w:rPr>
        <w:t xml:space="preserve"> </w:t>
      </w:r>
      <w:r>
        <w:t xml:space="preserve"> </w:t>
      </w:r>
      <w:bookmarkStart w:id="248" w:name="BKM_1F6DF572_C74F_4C16_BB0B_FB93E17074EE"/>
      <w:bookmarkEnd w:id="248"/>
    </w:p>
    <w:p>
      <w:pPr>
        <w:pStyle w:val="39"/>
      </w:pPr>
    </w:p>
    <w:p>
      <w:pPr>
        <w:pStyle w:val="5"/>
      </w:pPr>
      <w:r>
        <w:t>REQ943-模块化设计</w:t>
      </w:r>
    </w:p>
    <w:p>
      <w:pPr>
        <w:pStyle w:val="39"/>
      </w:pPr>
      <w:r>
        <w:rPr>
          <w:rStyle w:val="27"/>
          <w:color w:val="000000"/>
        </w:rPr>
        <w:t>需求 in package '扩展性'</w:t>
      </w:r>
    </w:p>
    <w:p>
      <w:pPr>
        <w:tabs>
          <w:tab w:val="left" w:pos="720"/>
        </w:tabs>
        <w:rPr>
          <w:sz w:val="20"/>
          <w:szCs w:val="20"/>
        </w:rPr>
      </w:pPr>
    </w:p>
    <w:p>
      <w:pPr>
        <w:pStyle w:val="39"/>
      </w:pPr>
      <w:r>
        <w:rPr>
          <w:color w:val="000000"/>
        </w:rPr>
        <w:t>要求在系统设计时，要遵循模块化设计原则，合理地划分功能模块，有效地组织程序结构。模块与模块之间的交互抽象为接口之间的交互，要有效降低模块之间的耦合度。</w:t>
      </w:r>
    </w:p>
    <w:p>
      <w:pPr>
        <w:rPr>
          <w:sz w:val="20"/>
          <w:szCs w:val="20"/>
        </w:rPr>
      </w:pPr>
    </w:p>
    <w:p>
      <w:pPr>
        <w:pStyle w:val="38"/>
      </w:pPr>
      <w:r>
        <w:t xml:space="preserve">REQ943-模块化设计 </w:t>
      </w:r>
    </w:p>
    <w:p>
      <w:pPr>
        <w:pStyle w:val="38"/>
      </w:pPr>
      <w:r>
        <w:t xml:space="preserve">Version 1.0  Phase 1.0  </w:t>
      </w:r>
    </w:p>
    <w:p>
      <w:pPr>
        <w:pStyle w:val="38"/>
      </w:pPr>
      <w:r>
        <w:t>yuanshaoming created on 2018/4/9.  Last modified 2018/4/27</w:t>
      </w:r>
    </w:p>
    <w:p>
      <w:pPr>
        <w:pStyle w:val="39"/>
      </w:pPr>
    </w:p>
    <w:p>
      <w:pPr>
        <w:pStyle w:val="39"/>
      </w:pPr>
      <w:r>
        <w:rPr>
          <w:color w:val="5F5F5F"/>
        </w:rPr>
        <w:t xml:space="preserve"> </w:t>
      </w:r>
      <w:r>
        <w:t xml:space="preserve"> </w:t>
      </w:r>
      <w:bookmarkStart w:id="249" w:name="BKM_BBECA188_CE77_4451_9349_792B21185731"/>
      <w:bookmarkEnd w:id="249"/>
    </w:p>
    <w:p>
      <w:pPr>
        <w:pStyle w:val="39"/>
      </w:pPr>
    </w:p>
    <w:p>
      <w:pPr>
        <w:pStyle w:val="5"/>
      </w:pPr>
      <w:r>
        <w:t>REQ944-RESTful</w:t>
      </w:r>
    </w:p>
    <w:p>
      <w:pPr>
        <w:pStyle w:val="39"/>
      </w:pPr>
      <w:r>
        <w:rPr>
          <w:rStyle w:val="27"/>
          <w:color w:val="000000"/>
        </w:rPr>
        <w:t>需求 in package '扩展性'</w:t>
      </w:r>
    </w:p>
    <w:p>
      <w:pPr>
        <w:tabs>
          <w:tab w:val="left" w:pos="720"/>
        </w:tabs>
        <w:rPr>
          <w:sz w:val="20"/>
          <w:szCs w:val="20"/>
        </w:rPr>
      </w:pPr>
    </w:p>
    <w:p>
      <w:pPr>
        <w:pStyle w:val="39"/>
      </w:pPr>
      <w:r>
        <w:rPr>
          <w:color w:val="000000"/>
        </w:rPr>
        <w:t>对于客户端和服务器交互类的软件，遵顼RESTful原则。</w:t>
      </w:r>
    </w:p>
    <w:p>
      <w:pPr>
        <w:rPr>
          <w:sz w:val="20"/>
          <w:szCs w:val="20"/>
        </w:rPr>
      </w:pPr>
    </w:p>
    <w:p>
      <w:pPr>
        <w:pStyle w:val="38"/>
      </w:pPr>
      <w:r>
        <w:t xml:space="preserve">REQ944-RESTful </w:t>
      </w:r>
    </w:p>
    <w:p>
      <w:pPr>
        <w:pStyle w:val="38"/>
      </w:pPr>
      <w:r>
        <w:t xml:space="preserve">Version 1.0  Phase 1.0  </w:t>
      </w:r>
    </w:p>
    <w:p>
      <w:pPr>
        <w:pStyle w:val="38"/>
      </w:pPr>
      <w:r>
        <w:t>yuanshaoming created on 2018/4/22.  Last modified 2018/4/22</w:t>
      </w:r>
    </w:p>
    <w:p>
      <w:pPr>
        <w:pStyle w:val="39"/>
      </w:pPr>
    </w:p>
    <w:p>
      <w:pPr>
        <w:pStyle w:val="39"/>
      </w:pPr>
      <w:r>
        <w:rPr>
          <w:color w:val="5F5F5F"/>
        </w:rPr>
        <w:t xml:space="preserve"> </w:t>
      </w:r>
      <w:r>
        <w:t xml:space="preserve"> </w:t>
      </w:r>
      <w:bookmarkStart w:id="250" w:name="BKM_2138CB21_8C0E_4631_8ED6_A0CBF689DA4B"/>
      <w:bookmarkEnd w:id="250"/>
    </w:p>
    <w:p>
      <w:pPr>
        <w:pStyle w:val="39"/>
      </w:pPr>
    </w:p>
    <w:p>
      <w:pPr>
        <w:pStyle w:val="5"/>
      </w:pPr>
      <w:r>
        <w:t>REQ945-支持离线工作模式</w:t>
      </w:r>
    </w:p>
    <w:p>
      <w:pPr>
        <w:pStyle w:val="39"/>
      </w:pPr>
      <w:r>
        <w:rPr>
          <w:rStyle w:val="27"/>
          <w:color w:val="000000"/>
        </w:rPr>
        <w:t>需求 in package '扩展性'</w:t>
      </w:r>
    </w:p>
    <w:p>
      <w:pPr>
        <w:tabs>
          <w:tab w:val="left" w:pos="720"/>
        </w:tabs>
        <w:rPr>
          <w:sz w:val="20"/>
          <w:szCs w:val="20"/>
        </w:rPr>
      </w:pPr>
    </w:p>
    <w:p>
      <w:pPr>
        <w:pStyle w:val="39"/>
      </w:pPr>
      <w:r>
        <w:rPr>
          <w:color w:val="000000"/>
        </w:rPr>
        <w:t>当集中查验系统故障时系统可以暂时切换为单机模式，并可以在查验系统恢复后同步故障期间的缓存数据。</w:t>
      </w:r>
    </w:p>
    <w:p>
      <w:pPr>
        <w:rPr>
          <w:sz w:val="20"/>
          <w:szCs w:val="20"/>
        </w:rPr>
      </w:pPr>
    </w:p>
    <w:p>
      <w:pPr>
        <w:pStyle w:val="38"/>
      </w:pPr>
      <w:r>
        <w:t xml:space="preserve">REQ945-支持离线工作模式 </w:t>
      </w:r>
    </w:p>
    <w:p>
      <w:pPr>
        <w:pStyle w:val="38"/>
      </w:pPr>
      <w:r>
        <w:t xml:space="preserve">Version 1.0  Phase 1.0  </w:t>
      </w:r>
    </w:p>
    <w:p>
      <w:pPr>
        <w:pStyle w:val="38"/>
      </w:pPr>
      <w:del w:id="159" w:author="admin" w:date="2019-10-17T10:07:25Z">
        <w:r>
          <w:rPr/>
          <w:delText xml:space="preserve">zhuming1 </w:delText>
        </w:r>
      </w:del>
      <w:r>
        <w:t>created on 2019/9/3.  Last modified 2019/9/11</w:t>
      </w:r>
    </w:p>
    <w:p>
      <w:pPr>
        <w:pStyle w:val="39"/>
      </w:pPr>
    </w:p>
    <w:p>
      <w:pPr>
        <w:pStyle w:val="39"/>
      </w:pPr>
      <w:r>
        <w:rPr>
          <w:color w:val="5F5F5F"/>
        </w:rPr>
        <w:t xml:space="preserve"> </w:t>
      </w:r>
      <w:r>
        <w:t xml:space="preserve"> </w:t>
      </w:r>
      <w:bookmarkStart w:id="251" w:name="BKM_272759AC_B352_4872_B9EA_435AB3C666ED"/>
      <w:bookmarkEnd w:id="251"/>
    </w:p>
    <w:p>
      <w:pPr>
        <w:pStyle w:val="39"/>
      </w:pPr>
    </w:p>
    <w:p>
      <w:pPr>
        <w:pStyle w:val="5"/>
      </w:pPr>
      <w:r>
        <w:t>REQ946-工作模式灵活部署</w:t>
      </w:r>
    </w:p>
    <w:p>
      <w:pPr>
        <w:pStyle w:val="39"/>
      </w:pPr>
      <w:r>
        <w:rPr>
          <w:rStyle w:val="27"/>
          <w:color w:val="000000"/>
        </w:rPr>
        <w:t>需求 in package '扩展性'</w:t>
      </w:r>
    </w:p>
    <w:p>
      <w:pPr>
        <w:tabs>
          <w:tab w:val="left" w:pos="720"/>
        </w:tabs>
        <w:rPr>
          <w:sz w:val="20"/>
          <w:szCs w:val="20"/>
        </w:rPr>
      </w:pPr>
    </w:p>
    <w:p>
      <w:pPr>
        <w:pStyle w:val="39"/>
        <w:rPr>
          <w:color w:val="000000"/>
        </w:rPr>
      </w:pPr>
      <w:r>
        <w:rPr>
          <w:color w:val="000000"/>
        </w:rPr>
        <w:t>支持多种工作模式</w:t>
      </w:r>
    </w:p>
    <w:p>
      <w:pPr>
        <w:pStyle w:val="39"/>
        <w:rPr>
          <w:color w:val="000000"/>
        </w:rPr>
      </w:pPr>
      <w:r>
        <w:rPr>
          <w:color w:val="000000"/>
        </w:rPr>
        <w:t>一、单机模式</w:t>
      </w:r>
    </w:p>
    <w:p>
      <w:pPr>
        <w:pStyle w:val="39"/>
        <w:rPr>
          <w:color w:val="000000"/>
        </w:rPr>
      </w:pPr>
      <w:r>
        <w:rPr>
          <w:color w:val="000000"/>
        </w:rPr>
        <w:t>二、联机模式</w:t>
      </w:r>
    </w:p>
    <w:p>
      <w:pPr>
        <w:pStyle w:val="39"/>
        <w:rPr>
          <w:color w:val="000000"/>
        </w:rPr>
      </w:pPr>
      <w:r>
        <w:rPr>
          <w:color w:val="000000"/>
        </w:rPr>
        <w:t>1.单设备端</w:t>
      </w:r>
    </w:p>
    <w:p>
      <w:pPr>
        <w:pStyle w:val="39"/>
        <w:rPr>
          <w:color w:val="000000"/>
        </w:rPr>
      </w:pPr>
      <w:r>
        <w:rPr>
          <w:color w:val="000000"/>
        </w:rPr>
        <w:t>2.设备端+判图站+手检站</w:t>
      </w:r>
    </w:p>
    <w:p>
      <w:pPr>
        <w:pStyle w:val="39"/>
        <w:rPr>
          <w:color w:val="000000"/>
        </w:rPr>
      </w:pPr>
      <w:r>
        <w:rPr>
          <w:color w:val="000000"/>
        </w:rPr>
        <w:t>3.设备端+判图站</w:t>
      </w:r>
    </w:p>
    <w:p>
      <w:pPr>
        <w:pStyle w:val="39"/>
        <w:rPr>
          <w:color w:val="000000"/>
        </w:rPr>
      </w:pPr>
      <w:r>
        <w:rPr>
          <w:color w:val="000000"/>
        </w:rPr>
        <w:t>4.设备端+手检站</w:t>
      </w:r>
    </w:p>
    <w:p>
      <w:pPr>
        <w:pStyle w:val="39"/>
        <w:rPr>
          <w:color w:val="000000"/>
        </w:rPr>
      </w:pPr>
      <w:r>
        <w:rPr>
          <w:color w:val="000000"/>
        </w:rPr>
        <w:t>各模式业务流程请参照《毫米波设备集中查验工作模式》</w:t>
      </w:r>
    </w:p>
    <w:p>
      <w:pPr>
        <w:pStyle w:val="39"/>
      </w:pPr>
    </w:p>
    <w:p>
      <w:pPr>
        <w:rPr>
          <w:sz w:val="20"/>
          <w:szCs w:val="20"/>
        </w:rPr>
      </w:pPr>
    </w:p>
    <w:p>
      <w:pPr>
        <w:pStyle w:val="38"/>
      </w:pPr>
      <w:r>
        <w:t xml:space="preserve">REQ946-工作模式灵活部署 </w:t>
      </w:r>
    </w:p>
    <w:p>
      <w:pPr>
        <w:pStyle w:val="38"/>
      </w:pPr>
      <w:r>
        <w:t xml:space="preserve">Version 1.0  Phase 1.0  </w:t>
      </w:r>
    </w:p>
    <w:p>
      <w:pPr>
        <w:pStyle w:val="38"/>
      </w:pPr>
      <w:del w:id="160" w:author="admin" w:date="2019-10-17T10:07:25Z">
        <w:r>
          <w:rPr/>
          <w:delText xml:space="preserve">zhuming1 </w:delText>
        </w:r>
      </w:del>
      <w:r>
        <w:t>created on 2019/9/4.  Last modified 2019/9/20</w:t>
      </w:r>
    </w:p>
    <w:p>
      <w:pPr>
        <w:jc w:val="center"/>
        <w:rPr>
          <w:b/>
          <w:color w:val="000000"/>
          <w:sz w:val="20"/>
          <w:szCs w:val="20"/>
        </w:rPr>
      </w:pPr>
      <w:r>
        <w:rPr>
          <w:b/>
          <w:color w:val="000000"/>
          <w:sz w:val="20"/>
          <w:szCs w:val="20"/>
        </w:rPr>
        <w:t>毫米波设备集中查验工作模式</w:t>
      </w:r>
    </w:p>
    <w:p>
      <w:pPr>
        <w:jc w:val="center"/>
        <w:rPr>
          <w:b/>
          <w:color w:val="000000"/>
          <w:sz w:val="20"/>
          <w:szCs w:val="20"/>
        </w:rPr>
      </w:pPr>
    </w:p>
    <w:p>
      <w:pPr>
        <w:jc w:val="both"/>
        <w:rPr>
          <w:b/>
          <w:color w:val="000000"/>
          <w:sz w:val="20"/>
          <w:szCs w:val="20"/>
        </w:rPr>
      </w:pPr>
      <w:r>
        <w:rPr>
          <w:b/>
          <w:color w:val="000000"/>
          <w:sz w:val="20"/>
          <w:szCs w:val="20"/>
        </w:rPr>
        <w:t>工作模式</w:t>
      </w:r>
    </w:p>
    <w:p>
      <w:pPr>
        <w:jc w:val="both"/>
        <w:rPr>
          <w:color w:val="000000"/>
          <w:sz w:val="20"/>
          <w:szCs w:val="20"/>
        </w:rPr>
      </w:pPr>
      <w:r>
        <w:rPr>
          <w:color w:val="000000"/>
          <w:sz w:val="20"/>
          <w:szCs w:val="20"/>
        </w:rPr>
        <w:t>可以通过集中管理web界面向设备端推送参数配置工作模式。另外根据设备端与服务器的连接情况，分为单机模式和联机模式。</w:t>
      </w:r>
    </w:p>
    <w:p>
      <w:pPr>
        <w:pStyle w:val="73"/>
        <w:numPr>
          <w:ilvl w:val="0"/>
          <w:numId w:val="11"/>
        </w:numPr>
        <w:ind w:left="360" w:hanging="360"/>
        <w:rPr>
          <w:b/>
          <w:color w:val="000000"/>
        </w:rPr>
      </w:pPr>
      <w:r>
        <w:rPr>
          <w:b/>
          <w:color w:val="000000"/>
        </w:rPr>
        <w:t>单机模式</w:t>
      </w:r>
    </w:p>
    <w:p>
      <w:pPr>
        <w:pStyle w:val="73"/>
        <w:ind w:left="360" w:firstLine="0"/>
        <w:rPr>
          <w:color w:val="000000"/>
        </w:rPr>
      </w:pPr>
      <w:r>
        <w:rPr>
          <w:color w:val="000000"/>
          <w:u w:val="single"/>
        </w:rPr>
        <w:t>设备端</w:t>
      </w:r>
      <w:r>
        <w:rPr>
          <w:color w:val="000000"/>
        </w:rPr>
        <w:t>无法连接至数据服务，使用自动判图，旅客在</w:t>
      </w:r>
      <w:r>
        <w:rPr>
          <w:color w:val="000000"/>
          <w:u w:val="single"/>
        </w:rPr>
        <w:t>设备端</w:t>
      </w:r>
      <w:r>
        <w:rPr>
          <w:color w:val="000000"/>
        </w:rPr>
        <w:t>接受手检。</w:t>
      </w:r>
    </w:p>
    <w:p>
      <w:pPr>
        <w:jc w:val="center"/>
        <w:rPr>
          <w:color w:val="000000"/>
          <w:sz w:val="20"/>
          <w:szCs w:val="20"/>
        </w:rPr>
      </w:pPr>
      <w:r>
        <w:object>
          <v:shape id="_x0000_i1026" o:spt="75" type="#_x0000_t75" style="height:208.35pt;width:105.25pt;" o:ole="t" filled="f" o:preferrelative="t" stroked="f" coordsize="21600,21600">
            <v:path/>
            <v:fill on="f" focussize="0,0"/>
            <v:stroke on="f" joinstyle="miter"/>
            <v:imagedata r:id="rId47" o:title=""/>
            <o:lock v:ext="edit" aspectratio="t"/>
            <w10:wrap type="none"/>
            <w10:anchorlock/>
          </v:shape>
          <o:OLEObject Type="Embed" ProgID="Msxml2.SAXXMLReader.6.0" ShapeID="_x0000_i1026" DrawAspect="Icon" ObjectID="_1468075726" r:id="rId46">
            <o:LockedField>false</o:LockedField>
          </o:OLEObject>
        </w:object>
      </w:r>
    </w:p>
    <w:p>
      <w:pPr>
        <w:pStyle w:val="73"/>
        <w:numPr>
          <w:ilvl w:val="0"/>
          <w:numId w:val="11"/>
        </w:numPr>
        <w:ind w:left="360" w:hanging="360"/>
        <w:rPr>
          <w:b/>
          <w:color w:val="000000"/>
        </w:rPr>
      </w:pPr>
      <w:r>
        <w:rPr>
          <w:b/>
          <w:color w:val="000000"/>
        </w:rPr>
        <w:t>联机模式</w:t>
      </w:r>
    </w:p>
    <w:p>
      <w:pPr>
        <w:pStyle w:val="73"/>
        <w:numPr>
          <w:ilvl w:val="1"/>
          <w:numId w:val="11"/>
        </w:numPr>
        <w:ind w:left="375" w:hanging="375"/>
        <w:rPr>
          <w:color w:val="000000"/>
        </w:rPr>
      </w:pPr>
      <w:r>
        <w:rPr>
          <w:color w:val="000000"/>
        </w:rPr>
        <w:t>单设备端</w:t>
      </w:r>
    </w:p>
    <w:p>
      <w:pPr>
        <w:pStyle w:val="73"/>
        <w:ind w:left="360" w:firstLine="0"/>
        <w:rPr>
          <w:color w:val="000000"/>
        </w:rPr>
      </w:pPr>
      <w:r>
        <w:rPr>
          <w:color w:val="000000"/>
        </w:rPr>
        <w:t>使用</w:t>
      </w:r>
      <w:r>
        <w:rPr>
          <w:color w:val="000000"/>
          <w:u w:val="single"/>
        </w:rPr>
        <w:t>设备端</w:t>
      </w:r>
      <w:r>
        <w:rPr>
          <w:color w:val="000000"/>
        </w:rPr>
        <w:t>自动判图，旅客在</w:t>
      </w:r>
      <w:r>
        <w:rPr>
          <w:color w:val="000000"/>
          <w:u w:val="single"/>
        </w:rPr>
        <w:t>设备端</w:t>
      </w:r>
      <w:r>
        <w:rPr>
          <w:color w:val="000000"/>
        </w:rPr>
        <w:t>扫描完成后，数据上传服务器，继续在</w:t>
      </w:r>
      <w:r>
        <w:rPr>
          <w:color w:val="000000"/>
          <w:u w:val="single"/>
        </w:rPr>
        <w:t>设备端</w:t>
      </w:r>
      <w:r>
        <w:rPr>
          <w:color w:val="000000"/>
        </w:rPr>
        <w:t>进行手检。</w:t>
      </w:r>
    </w:p>
    <w:p>
      <w:pPr>
        <w:pStyle w:val="73"/>
        <w:ind w:left="360" w:firstLine="0"/>
        <w:jc w:val="center"/>
        <w:rPr>
          <w:color w:val="000000"/>
        </w:rPr>
      </w:pPr>
      <w:r>
        <w:rPr>
          <w:sz w:val="0"/>
          <w:szCs w:val="0"/>
        </w:rPr>
        <w:object>
          <v:shape id="_x0000_i1027" o:spt="75" type="#_x0000_t75" style="height:282pt;width:214.9pt;" o:ole="t" filled="f" o:preferrelative="t" stroked="f" coordsize="21600,21600">
            <v:path/>
            <v:fill on="f" focussize="0,0"/>
            <v:stroke on="f" joinstyle="miter"/>
            <v:imagedata r:id="rId49" o:title=""/>
            <o:lock v:ext="edit" aspectratio="t"/>
            <w10:wrap type="none"/>
            <w10:anchorlock/>
          </v:shape>
          <o:OLEObject Type="Embed" ProgID="Msxml2.SAXXMLReader.6.0" ShapeID="_x0000_i1027" DrawAspect="Icon" ObjectID="_1468075727" r:id="rId48">
            <o:LockedField>false</o:LockedField>
          </o:OLEObject>
        </w:object>
      </w:r>
    </w:p>
    <w:p>
      <w:pPr>
        <w:pStyle w:val="73"/>
        <w:ind w:left="360" w:firstLine="0"/>
        <w:rPr>
          <w:color w:val="000000"/>
        </w:rPr>
      </w:pPr>
    </w:p>
    <w:p>
      <w:pPr>
        <w:pStyle w:val="73"/>
        <w:numPr>
          <w:ilvl w:val="1"/>
          <w:numId w:val="11"/>
        </w:numPr>
        <w:ind w:left="375" w:hanging="375"/>
        <w:rPr>
          <w:color w:val="000000"/>
        </w:rPr>
      </w:pPr>
      <w:r>
        <w:rPr>
          <w:color w:val="000000"/>
        </w:rPr>
        <w:t>设备端+远程端+手检站</w:t>
      </w:r>
    </w:p>
    <w:p>
      <w:pPr>
        <w:pStyle w:val="73"/>
        <w:ind w:left="375" w:firstLine="0"/>
        <w:rPr>
          <w:color w:val="000000"/>
        </w:rPr>
      </w:pPr>
      <w:r>
        <w:rPr>
          <w:color w:val="000000"/>
        </w:rPr>
        <w:t>常规集中查验工作模式，旅客在</w:t>
      </w:r>
      <w:r>
        <w:rPr>
          <w:color w:val="000000"/>
          <w:u w:val="single"/>
        </w:rPr>
        <w:t>设备端</w:t>
      </w:r>
      <w:r>
        <w:rPr>
          <w:color w:val="000000"/>
        </w:rPr>
        <w:t>扫描后，等待</w:t>
      </w:r>
      <w:r>
        <w:rPr>
          <w:color w:val="000000"/>
          <w:u w:val="single"/>
        </w:rPr>
        <w:t>数据服务</w:t>
      </w:r>
      <w:r>
        <w:rPr>
          <w:color w:val="000000"/>
        </w:rPr>
        <w:t>分配的</w:t>
      </w:r>
      <w:r>
        <w:rPr>
          <w:color w:val="000000"/>
          <w:u w:val="single"/>
        </w:rPr>
        <w:t>远程端</w:t>
      </w:r>
      <w:r>
        <w:rPr>
          <w:color w:val="000000"/>
        </w:rPr>
        <w:t>判图结果，判图结束后，旅客到数据服务分配的</w:t>
      </w:r>
      <w:r>
        <w:rPr>
          <w:color w:val="000000"/>
          <w:u w:val="single"/>
        </w:rPr>
        <w:t>手检站</w:t>
      </w:r>
      <w:r>
        <w:rPr>
          <w:color w:val="000000"/>
        </w:rPr>
        <w:t>接受手检。</w:t>
      </w:r>
    </w:p>
    <w:p>
      <w:pPr>
        <w:pStyle w:val="73"/>
        <w:ind w:left="375" w:firstLine="0"/>
        <w:jc w:val="center"/>
        <w:rPr>
          <w:color w:val="000000"/>
        </w:rPr>
      </w:pPr>
      <w:r>
        <w:rPr>
          <w:sz w:val="0"/>
          <w:szCs w:val="0"/>
        </w:rPr>
        <w:object>
          <v:shape id="_x0000_i1028" o:spt="75" type="#_x0000_t75" style="height:483.25pt;width:343.1pt;" o:ole="t" filled="f" o:preferrelative="t" stroked="f" coordsize="21600,21600">
            <v:path/>
            <v:fill on="f" focussize="0,0"/>
            <v:stroke on="f" joinstyle="miter"/>
            <v:imagedata r:id="rId51" o:title=""/>
            <o:lock v:ext="edit" aspectratio="t"/>
            <w10:wrap type="none"/>
            <w10:anchorlock/>
          </v:shape>
          <o:OLEObject Type="Embed" ProgID="Msxml2.SAXXMLReader.6.0" ShapeID="_x0000_i1028" DrawAspect="Icon" ObjectID="_1468075728" r:id="rId50">
            <o:LockedField>false</o:LockedField>
          </o:OLEObject>
        </w:object>
      </w:r>
    </w:p>
    <w:p>
      <w:pPr>
        <w:pStyle w:val="73"/>
        <w:ind w:left="375" w:firstLine="0"/>
        <w:rPr>
          <w:color w:val="000000"/>
        </w:rPr>
      </w:pPr>
    </w:p>
    <w:p>
      <w:pPr>
        <w:pStyle w:val="73"/>
        <w:numPr>
          <w:ilvl w:val="1"/>
          <w:numId w:val="11"/>
        </w:numPr>
        <w:ind w:left="375" w:hanging="375"/>
        <w:rPr>
          <w:color w:val="000000"/>
        </w:rPr>
      </w:pPr>
      <w:r>
        <w:rPr>
          <w:color w:val="000000"/>
        </w:rPr>
        <w:t>设备端+远程端</w:t>
      </w:r>
    </w:p>
    <w:p>
      <w:pPr>
        <w:pStyle w:val="73"/>
        <w:rPr>
          <w:color w:val="000000"/>
        </w:rPr>
      </w:pPr>
      <w:r>
        <w:rPr>
          <w:color w:val="000000"/>
        </w:rPr>
        <w:t>旅客在</w:t>
      </w:r>
      <w:r>
        <w:rPr>
          <w:color w:val="000000"/>
          <w:u w:val="single"/>
        </w:rPr>
        <w:t>设备端</w:t>
      </w:r>
      <w:r>
        <w:rPr>
          <w:color w:val="000000"/>
        </w:rPr>
        <w:t>完成扫描后，在</w:t>
      </w:r>
      <w:r>
        <w:rPr>
          <w:color w:val="000000"/>
          <w:u w:val="single"/>
        </w:rPr>
        <w:t>设备端</w:t>
      </w:r>
      <w:r>
        <w:rPr>
          <w:color w:val="000000"/>
        </w:rPr>
        <w:t>等待，收到</w:t>
      </w:r>
      <w:r>
        <w:rPr>
          <w:color w:val="000000"/>
          <w:u w:val="single"/>
        </w:rPr>
        <w:t>数据服务</w:t>
      </w:r>
      <w:r>
        <w:rPr>
          <w:color w:val="000000"/>
        </w:rPr>
        <w:t>分配的</w:t>
      </w:r>
      <w:r>
        <w:rPr>
          <w:color w:val="000000"/>
          <w:u w:val="single"/>
        </w:rPr>
        <w:t>远程端</w:t>
      </w:r>
      <w:r>
        <w:rPr>
          <w:color w:val="000000"/>
        </w:rPr>
        <w:t>判图结果后，旅客在</w:t>
      </w:r>
      <w:r>
        <w:rPr>
          <w:color w:val="000000"/>
          <w:u w:val="single"/>
        </w:rPr>
        <w:t>设备端</w:t>
      </w:r>
      <w:r>
        <w:rPr>
          <w:color w:val="000000"/>
        </w:rPr>
        <w:t>接受手检。</w:t>
      </w:r>
    </w:p>
    <w:p>
      <w:pPr>
        <w:pStyle w:val="73"/>
        <w:jc w:val="center"/>
        <w:rPr>
          <w:color w:val="000000"/>
        </w:rPr>
      </w:pPr>
      <w:r>
        <w:rPr>
          <w:sz w:val="0"/>
          <w:szCs w:val="0"/>
        </w:rPr>
        <w:object>
          <v:shape id="_x0000_i1029" o:spt="75" type="#_x0000_t75" style="height:381.8pt;width:285.25pt;" o:ole="t" filled="f" o:preferrelative="t" stroked="f" coordsize="21600,21600">
            <v:path/>
            <v:fill on="f" focussize="0,0"/>
            <v:stroke on="f" joinstyle="miter"/>
            <v:imagedata r:id="rId53" o:title=""/>
            <o:lock v:ext="edit" aspectratio="t"/>
            <w10:wrap type="none"/>
            <w10:anchorlock/>
          </v:shape>
          <o:OLEObject Type="Embed" ProgID="Msxml2.SAXXMLReader.6.0" ShapeID="_x0000_i1029" DrawAspect="Icon" ObjectID="_1468075729" r:id="rId52">
            <o:LockedField>false</o:LockedField>
          </o:OLEObject>
        </w:object>
      </w:r>
    </w:p>
    <w:p>
      <w:pPr>
        <w:pStyle w:val="73"/>
        <w:ind w:left="375" w:firstLine="0"/>
        <w:rPr>
          <w:color w:val="000000"/>
        </w:rPr>
      </w:pPr>
    </w:p>
    <w:p>
      <w:pPr>
        <w:pStyle w:val="73"/>
        <w:numPr>
          <w:ilvl w:val="1"/>
          <w:numId w:val="11"/>
        </w:numPr>
        <w:ind w:left="375" w:hanging="375"/>
        <w:rPr>
          <w:color w:val="000000"/>
        </w:rPr>
      </w:pPr>
      <w:r>
        <w:rPr>
          <w:color w:val="000000"/>
        </w:rPr>
        <w:t>设备端+手检站</w:t>
      </w:r>
    </w:p>
    <w:p>
      <w:pPr>
        <w:pStyle w:val="73"/>
        <w:ind w:left="375" w:firstLine="0"/>
        <w:rPr>
          <w:color w:val="000000"/>
        </w:rPr>
      </w:pPr>
      <w:r>
        <w:rPr>
          <w:color w:val="000000"/>
        </w:rPr>
        <w:t>常见工作模式，</w:t>
      </w:r>
      <w:r>
        <w:rPr>
          <w:color w:val="000000"/>
          <w:u w:val="single"/>
        </w:rPr>
        <w:t>设备端</w:t>
      </w:r>
      <w:r>
        <w:rPr>
          <w:color w:val="000000"/>
        </w:rPr>
        <w:t>使用自动判图，旅客在</w:t>
      </w:r>
      <w:r>
        <w:rPr>
          <w:color w:val="000000"/>
          <w:u w:val="single"/>
        </w:rPr>
        <w:t>设备端</w:t>
      </w:r>
      <w:r>
        <w:rPr>
          <w:color w:val="000000"/>
        </w:rPr>
        <w:t>完成扫描后，到</w:t>
      </w:r>
      <w:r>
        <w:rPr>
          <w:color w:val="000000"/>
          <w:u w:val="single"/>
        </w:rPr>
        <w:t>数据服务</w:t>
      </w:r>
      <w:r>
        <w:rPr>
          <w:color w:val="000000"/>
        </w:rPr>
        <w:t>分配的</w:t>
      </w:r>
      <w:r>
        <w:rPr>
          <w:color w:val="000000"/>
          <w:u w:val="single"/>
        </w:rPr>
        <w:t>手检站</w:t>
      </w:r>
      <w:r>
        <w:rPr>
          <w:color w:val="000000"/>
        </w:rPr>
        <w:t>接受手检。</w:t>
      </w:r>
    </w:p>
    <w:p>
      <w:pPr>
        <w:pStyle w:val="73"/>
        <w:ind w:left="375" w:firstLine="0"/>
        <w:jc w:val="center"/>
        <w:rPr>
          <w:color w:val="000000"/>
        </w:rPr>
      </w:pPr>
      <w:r>
        <w:rPr>
          <w:sz w:val="0"/>
          <w:szCs w:val="0"/>
        </w:rPr>
        <w:object>
          <v:shape id="_x0000_i1030" o:spt="75" type="#_x0000_t75" style="height:451.1pt;width:271.1pt;" o:ole="t" filled="f" o:preferrelative="t" stroked="f" coordsize="21600,21600">
            <v:path/>
            <v:fill on="f" focussize="0,0"/>
            <v:stroke on="f" joinstyle="miter"/>
            <v:imagedata r:id="rId55" o:title=""/>
            <o:lock v:ext="edit" aspectratio="t"/>
            <w10:wrap type="none"/>
            <w10:anchorlock/>
          </v:shape>
          <o:OLEObject Type="Embed" ProgID="Msxml2.SAXXMLReader.6.0" ShapeID="_x0000_i1030" DrawAspect="Icon" ObjectID="_1468075730" r:id="rId54">
            <o:LockedField>false</o:LockedField>
          </o:OLEObject>
        </w:object>
      </w:r>
    </w:p>
    <w:p>
      <w:pPr>
        <w:jc w:val="both"/>
        <w:rPr>
          <w:color w:val="000000"/>
          <w:sz w:val="20"/>
          <w:szCs w:val="20"/>
        </w:rPr>
      </w:pPr>
    </w:p>
    <w:p>
      <w:pPr>
        <w:rPr>
          <w:sz w:val="20"/>
          <w:szCs w:val="20"/>
        </w:rPr>
      </w:pPr>
    </w:p>
    <w:p>
      <w:pPr>
        <w:pStyle w:val="39"/>
      </w:pPr>
    </w:p>
    <w:p>
      <w:pPr>
        <w:pStyle w:val="39"/>
      </w:pPr>
      <w:r>
        <w:rPr>
          <w:color w:val="5F5F5F"/>
        </w:rPr>
        <w:t xml:space="preserve"> </w:t>
      </w:r>
      <w:r>
        <w:t xml:space="preserve"> </w:t>
      </w:r>
      <w:bookmarkStart w:id="252" w:name="BKM_DEBC4758_22F2_4DF9_A591_D898BF6D5C0F"/>
      <w:bookmarkEnd w:id="252"/>
    </w:p>
    <w:p>
      <w:pPr>
        <w:pStyle w:val="39"/>
      </w:pPr>
    </w:p>
    <w:p>
      <w:pPr>
        <w:pStyle w:val="5"/>
      </w:pPr>
      <w:r>
        <w:t>REQ947-设备节点灵活部署</w:t>
      </w:r>
    </w:p>
    <w:p>
      <w:pPr>
        <w:pStyle w:val="39"/>
      </w:pPr>
      <w:r>
        <w:rPr>
          <w:rStyle w:val="27"/>
          <w:color w:val="000000"/>
        </w:rPr>
        <w:t>需求 in package '扩展性'</w:t>
      </w:r>
    </w:p>
    <w:p>
      <w:pPr>
        <w:tabs>
          <w:tab w:val="left" w:pos="720"/>
        </w:tabs>
        <w:rPr>
          <w:sz w:val="20"/>
          <w:szCs w:val="20"/>
        </w:rPr>
      </w:pPr>
    </w:p>
    <w:p>
      <w:pPr>
        <w:pStyle w:val="39"/>
      </w:pPr>
      <w:r>
        <w:rPr>
          <w:color w:val="000000"/>
        </w:rPr>
        <w:t>可以根据现场流量状况灵活增加或减少判图站及手检站的数量。</w:t>
      </w:r>
    </w:p>
    <w:p>
      <w:pPr>
        <w:rPr>
          <w:sz w:val="20"/>
          <w:szCs w:val="20"/>
        </w:rPr>
      </w:pPr>
    </w:p>
    <w:p>
      <w:pPr>
        <w:pStyle w:val="38"/>
      </w:pPr>
      <w:r>
        <w:t xml:space="preserve">REQ947-设备节点灵活部署 </w:t>
      </w:r>
    </w:p>
    <w:p>
      <w:pPr>
        <w:pStyle w:val="38"/>
      </w:pPr>
      <w:r>
        <w:t xml:space="preserve">Version 1.0  Phase 1.0  </w:t>
      </w:r>
    </w:p>
    <w:p>
      <w:pPr>
        <w:pStyle w:val="38"/>
      </w:pPr>
      <w:del w:id="161" w:author="admin" w:date="2019-10-17T10:07:25Z">
        <w:r>
          <w:rPr/>
          <w:delText xml:space="preserve">zhuming1 </w:delText>
        </w:r>
      </w:del>
      <w:r>
        <w:t>created on 2019/9/20.  Last modified 2019/9/20</w:t>
      </w:r>
    </w:p>
    <w:p>
      <w:pPr>
        <w:pStyle w:val="39"/>
      </w:pPr>
    </w:p>
    <w:p>
      <w:pPr>
        <w:pStyle w:val="39"/>
      </w:pPr>
      <w:r>
        <w:rPr>
          <w:color w:val="5F5F5F"/>
        </w:rPr>
        <w:t xml:space="preserve"> </w:t>
      </w:r>
      <w:r>
        <w:t xml:space="preserve"> </w:t>
      </w:r>
      <w:bookmarkStart w:id="253" w:name="BKM_8C8A669A_9A8F_4870_8778_12D69A4EAF8E"/>
      <w:bookmarkEnd w:id="253"/>
    </w:p>
    <w:p>
      <w:pPr>
        <w:pStyle w:val="39"/>
      </w:pPr>
    </w:p>
    <w:p>
      <w:pPr>
        <w:pStyle w:val="5"/>
      </w:pPr>
      <w:r>
        <w:t>REQ948-支持第三方系统集成</w:t>
      </w:r>
    </w:p>
    <w:p>
      <w:pPr>
        <w:pStyle w:val="39"/>
      </w:pPr>
      <w:r>
        <w:rPr>
          <w:rStyle w:val="27"/>
          <w:color w:val="000000"/>
        </w:rPr>
        <w:t>需求 in package '扩展性'</w:t>
      </w:r>
    </w:p>
    <w:p>
      <w:pPr>
        <w:tabs>
          <w:tab w:val="left" w:pos="720"/>
        </w:tabs>
        <w:rPr>
          <w:sz w:val="20"/>
          <w:szCs w:val="20"/>
        </w:rPr>
      </w:pPr>
    </w:p>
    <w:p>
      <w:pPr>
        <w:pStyle w:val="39"/>
      </w:pPr>
      <w:r>
        <w:rPr>
          <w:color w:val="000000"/>
        </w:rPr>
        <w:t>预先预留对外接口,可扩展第三方设备或系统.</w:t>
      </w:r>
    </w:p>
    <w:p>
      <w:pPr>
        <w:rPr>
          <w:sz w:val="20"/>
          <w:szCs w:val="20"/>
        </w:rPr>
      </w:pPr>
    </w:p>
    <w:p>
      <w:pPr>
        <w:pStyle w:val="38"/>
      </w:pPr>
      <w:r>
        <w:t xml:space="preserve">REQ948-支持第三方系统集成 </w:t>
      </w:r>
    </w:p>
    <w:p>
      <w:pPr>
        <w:pStyle w:val="38"/>
      </w:pPr>
      <w:r>
        <w:t xml:space="preserve">Version 1.0  Phase 1.0  </w:t>
      </w:r>
    </w:p>
    <w:p>
      <w:pPr>
        <w:pStyle w:val="38"/>
      </w:pPr>
      <w:del w:id="162" w:author="admin" w:date="2019-10-17T10:07:25Z">
        <w:r>
          <w:rPr/>
          <w:delText xml:space="preserve">zhuming1 </w:delText>
        </w:r>
      </w:del>
      <w:r>
        <w:t>created on 2019/9/11.  Last modified 2019/9/20</w:t>
      </w:r>
    </w:p>
    <w:p>
      <w:pPr>
        <w:pStyle w:val="39"/>
      </w:pPr>
    </w:p>
    <w:p>
      <w:pPr>
        <w:pStyle w:val="39"/>
      </w:pPr>
      <w:r>
        <w:rPr>
          <w:color w:val="5F5F5F"/>
        </w:rPr>
        <w:t xml:space="preserve"> </w:t>
      </w:r>
      <w:r>
        <w:t xml:space="preserve"> </w:t>
      </w:r>
      <w:bookmarkStart w:id="254" w:name="BKM_FBB430E8_837C_4B78_9A2B_6CA2C4C76810"/>
      <w:bookmarkEnd w:id="254"/>
    </w:p>
    <w:p>
      <w:pPr>
        <w:pStyle w:val="39"/>
        <w:rPr>
          <w:b/>
          <w:color w:val="FF0000"/>
          <w:rPrChange w:id="163" w:author="朱明1" w:date="2019-09-29T11:43:00Z">
            <w:rPr/>
          </w:rPrChange>
        </w:rPr>
      </w:pPr>
      <w:ins w:id="164" w:author="朱明1" w:date="2019-09-29T11:43:00Z">
        <w:r>
          <w:rPr>
            <w:rFonts w:hint="eastAsia" w:asciiTheme="minorEastAsia" w:hAnsiTheme="minorEastAsia" w:eastAsiaTheme="minorEastAsia"/>
            <w:b/>
            <w:color w:val="FF0000"/>
            <w:rPrChange w:id="165" w:author="朱明1" w:date="2019-09-29T11:43:00Z">
              <w:rPr>
                <w:rFonts w:hint="eastAsia" w:asciiTheme="minorEastAsia" w:hAnsiTheme="minorEastAsia" w:eastAsiaTheme="minorEastAsia"/>
              </w:rPr>
            </w:rPrChange>
          </w:rPr>
          <w:t>修订2</w:t>
        </w:r>
      </w:ins>
    </w:p>
    <w:p>
      <w:pPr>
        <w:pStyle w:val="5"/>
      </w:pPr>
      <w:r>
        <w:t>REQ949-支持多种分辨率</w:t>
      </w:r>
    </w:p>
    <w:p>
      <w:pPr>
        <w:pStyle w:val="39"/>
      </w:pPr>
      <w:r>
        <w:rPr>
          <w:rStyle w:val="27"/>
          <w:color w:val="000000"/>
        </w:rPr>
        <w:t>需求 in package '扩展性'</w:t>
      </w:r>
    </w:p>
    <w:p>
      <w:pPr>
        <w:tabs>
          <w:tab w:val="left" w:pos="720"/>
        </w:tabs>
        <w:rPr>
          <w:sz w:val="20"/>
          <w:szCs w:val="20"/>
        </w:rPr>
      </w:pPr>
    </w:p>
    <w:p>
      <w:pPr>
        <w:pStyle w:val="39"/>
      </w:pPr>
      <w:r>
        <w:rPr>
          <w:color w:val="000000"/>
        </w:rPr>
        <w:t>不同的分辨率软件可以自适应。</w:t>
      </w:r>
    </w:p>
    <w:p>
      <w:pPr>
        <w:rPr>
          <w:sz w:val="20"/>
          <w:szCs w:val="20"/>
        </w:rPr>
      </w:pPr>
    </w:p>
    <w:p>
      <w:pPr>
        <w:pStyle w:val="38"/>
      </w:pPr>
      <w:r>
        <w:t xml:space="preserve">REQ949-支持多种分辨率 </w:t>
      </w:r>
    </w:p>
    <w:p>
      <w:pPr>
        <w:pStyle w:val="38"/>
      </w:pPr>
      <w:r>
        <w:t xml:space="preserve">Version 1.0  Phase 1.0  </w:t>
      </w:r>
    </w:p>
    <w:p>
      <w:pPr>
        <w:pStyle w:val="38"/>
      </w:pPr>
      <w:del w:id="166" w:author="admin" w:date="2019-10-17T10:07:25Z">
        <w:r>
          <w:rPr/>
          <w:delText xml:space="preserve">zhuming1 </w:delText>
        </w:r>
      </w:del>
      <w:r>
        <w:t>created on 2019/9/29.  Last modified 2019/9/29</w:t>
      </w:r>
    </w:p>
    <w:p>
      <w:pPr>
        <w:pStyle w:val="39"/>
      </w:pPr>
    </w:p>
    <w:p>
      <w:pPr>
        <w:pStyle w:val="39"/>
      </w:pPr>
      <w:r>
        <w:rPr>
          <w:color w:val="5F5F5F"/>
        </w:rPr>
        <w:t xml:space="preserve"> </w:t>
      </w:r>
      <w:r>
        <w:t xml:space="preserve"> </w:t>
      </w:r>
      <w:r>
        <w:rPr>
          <w:color w:val="5F5F5F"/>
        </w:rPr>
        <w:t xml:space="preserve">      </w:t>
      </w:r>
      <w:bookmarkStart w:id="255" w:name="ºÁÃ×²¨¼¯ÖÐ²éÑéÐèÇóÄ£ÐÍ_END"/>
      <w:bookmarkEnd w:id="255"/>
      <w:bookmarkStart w:id="256" w:name="BKM_EC17E2DE_4D68_4A89_823D_9633FA11B454"/>
      <w:bookmarkEnd w:id="256"/>
      <w:bookmarkStart w:id="257" w:name="BKM_A4D0E8CA_51FB_4041_8D03_B9EE1295FDA0"/>
      <w:bookmarkEnd w:id="257"/>
      <w:bookmarkStart w:id="258" w:name="À©Õ¹ÐÔ_END"/>
      <w:bookmarkEnd w:id="258"/>
      <w:bookmarkStart w:id="259" w:name="·Ç¹¦ÄÜÐèÇó_END"/>
      <w:bookmarkEnd w:id="259"/>
      <w:bookmarkStart w:id="260" w:name="BKM_33C7A7C6_0096_4211_8C5A_6A432602DD44"/>
      <w:bookmarkEnd w:id="260"/>
      <w:bookmarkStart w:id="261" w:name="BKM_3706AE84_7609_4558_94DB_DDFD9E9DCA0A"/>
      <w:bookmarkEnd w:id="261"/>
    </w:p>
    <w:p>
      <w:pPr>
        <w:pStyle w:val="39"/>
      </w:pPr>
    </w:p>
    <w:p>
      <w:pPr>
        <w:rPr>
          <w:rFonts w:ascii="Times New Roman" w:hAnsi="Times New Roman" w:eastAsia="Times New Roman" w:cs="Times New Roman"/>
          <w:sz w:val="20"/>
          <w:szCs w:val="20"/>
        </w:rPr>
      </w:pPr>
    </w:p>
    <w:p/>
    <w:sectPr>
      <w:headerReference r:id="rId3" w:type="default"/>
      <w:footerReference r:id="rId4" w:type="default"/>
      <w:pgSz w:w="11902" w:h="16835"/>
      <w:pgMar w:top="1080" w:right="1080" w:bottom="1080" w:left="108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34"/>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Arial Unicode MS"/>
    <w:panose1 w:val="02010600030101010101"/>
    <w:charset w:val="86"/>
    <w:family w:val="auto"/>
    <w:pitch w:val="default"/>
    <w:sig w:usb0="00000000" w:usb1="00000000" w:usb2="00000016" w:usb3="00000000" w:csb0="0004000F" w:csb1="00000000"/>
  </w:font>
  <w:font w:name="等线">
    <w:altName w:val="Arial Unicode MS"/>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Lucida Sans">
    <w:altName w:val="Lucida Sans Unicode"/>
    <w:panose1 w:val="020B0602030504020204"/>
    <w:charset w:val="00"/>
    <w:family w:val="swiss"/>
    <w:pitch w:val="default"/>
    <w:sig w:usb0="00000000" w:usb1="00000000" w:usb2="00000000" w:usb3="00000000" w:csb0="00000001" w:csb1="00000000"/>
  </w:font>
  <w:font w:name="Liberation Sans Narrow">
    <w:altName w:val="Times New Roman"/>
    <w:panose1 w:val="00000000000000000000"/>
    <w:charset w:val="00"/>
    <w:family w:val="roman"/>
    <w:pitch w:val="default"/>
    <w:sig w:usb0="0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µÈÏß">
    <w:altName w:val="Times New Roman"/>
    <w:panose1 w:val="00000000000000000000"/>
    <w:charset w:val="34"/>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Lucida Sans Unicode">
    <w:panose1 w:val="020B0602030504020204"/>
    <w:charset w:val="00"/>
    <w:family w:val="auto"/>
    <w:pitch w:val="default"/>
    <w:sig w:usb0="80001AFF" w:usb1="0000396B" w:usb2="00000000" w:usb3="00000000" w:csb0="200000BF" w:csb1="D7F70000"/>
  </w:font>
  <w:font w:name="等线">
    <w:altName w:val="Arial Unicode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top w:val="single" w:color="auto" w:sz="0" w:space="1"/>
      </w:pBdr>
      <w:spacing w:before="20"/>
    </w:pPr>
    <w:r>
      <w:t xml:space="preserve">Page </w:t>
    </w:r>
    <w:r>
      <w:fldChar w:fldCharType="begin"/>
    </w:r>
    <w:r>
      <w:instrText xml:space="preserve">PAGE </w:instrText>
    </w:r>
    <w:r>
      <w:fldChar w:fldCharType="separate"/>
    </w:r>
    <w:r>
      <w:t>60</w:t>
    </w:r>
    <w:r>
      <w:fldChar w:fldCharType="end"/>
    </w:r>
    <w:r>
      <w:t xml:space="preserve"> of </w:t>
    </w:r>
    <w:r>
      <w:fldChar w:fldCharType="begin"/>
    </w:r>
    <w:r>
      <w:instrText xml:space="preserve">NUMPAGES </w:instrText>
    </w:r>
    <w:r>
      <w:fldChar w:fldCharType="separate"/>
    </w:r>
    <w:r>
      <w:t>76</w:t>
    </w:r>
    <w:r>
      <w:fldChar w:fldCharType="end"/>
    </w:r>
    <w: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single" w:color="auto" w:sz="0" w:space="1"/>
      </w:pBdr>
      <w:tabs>
        <w:tab w:val="right" w:pos="9720"/>
      </w:tabs>
      <w:spacing w:after="20"/>
    </w:pPr>
    <w:r>
      <w:t>Requirement Report - Details</w:t>
    </w:r>
    <w:r>
      <w:tab/>
    </w:r>
    <w:r>
      <w:fldChar w:fldCharType="begin"/>
    </w:r>
    <w:r>
      <w:instrText xml:space="preserve">TIME \@ "d MMMM, yyyy"</w:instrText>
    </w:r>
    <w:r>
      <w:fldChar w:fldCharType="separate"/>
    </w:r>
    <w:ins w:id="0" w:author="admin" w:date="2019-10-17T10:05:00Z">
      <w:r>
        <w:rPr/>
        <w:t>17 October, 2019</w:t>
      </w:r>
    </w:ins>
    <w:del w:id="1" w:author="admin" w:date="2019-10-17T10:05:00Z">
      <w:r>
        <w:rPr/>
        <w:delText>29 September, 2019</w:delText>
      </w:r>
    </w:del>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decimal"/>
      <w:lvlText w:val="%1"/>
      <w:lvlJc w:val="left"/>
    </w:lvl>
    <w:lvl w:ilvl="1" w:tentative="0">
      <w:start w:val="1"/>
      <w:numFmt w:val="decimal"/>
      <w:lvlText w:val="%1.%2"/>
      <w:lvlJc w:val="left"/>
    </w:lvl>
    <w:lvl w:ilvl="2" w:tentative="0">
      <w:start w:val="1"/>
      <w:numFmt w:val="decimal"/>
      <w:lvlText w:val="%1.%2.%3"/>
      <w:lvlJc w:val="left"/>
    </w:lvl>
    <w:lvl w:ilvl="3" w:tentative="0">
      <w:start w:val="1"/>
      <w:numFmt w:val="decimal"/>
      <w:lvlText w:val="%1.%2.%3.%4"/>
      <w:lvlJc w:val="left"/>
    </w:lvl>
    <w:lvl w:ilvl="4" w:tentative="0">
      <w:start w:val="1"/>
      <w:numFmt w:val="decimal"/>
      <w:lvlText w:val="%1.%2.%3.%4.%5"/>
      <w:lvlJc w:val="left"/>
    </w:lvl>
    <w:lvl w:ilvl="5" w:tentative="0">
      <w:start w:val="1"/>
      <w:numFmt w:val="decimal"/>
      <w:lvlText w:val="%1.%2.%3.%4.%5.%6"/>
      <w:lvlJc w:val="left"/>
    </w:lvl>
    <w:lvl w:ilvl="6" w:tentative="0">
      <w:start w:val="1"/>
      <w:numFmt w:val="decimal"/>
      <w:lvlText w:val="%1.%2.%3.%4.%5.%6.%7"/>
      <w:lvlJc w:val="left"/>
    </w:lvl>
    <w:lvl w:ilvl="7" w:tentative="0">
      <w:start w:val="1"/>
      <w:numFmt w:val="decimal"/>
      <w:lvlText w:val="%1.%2.%3.%4.%5.%6.%7.%8"/>
      <w:lvlJc w:val="left"/>
    </w:lvl>
    <w:lvl w:ilvl="8" w:tentative="0">
      <w:start w:val="1"/>
      <w:numFmt w:val="decimal"/>
      <w:lvlText w:val="%1.%2.%3.%4.%5.%6.%7.%8.%9"/>
      <w:lvlJc w:val="left"/>
    </w:lvl>
  </w:abstractNum>
  <w:abstractNum w:abstractNumId="1">
    <w:nsid w:val="00000002"/>
    <w:multiLevelType w:val="singleLevel"/>
    <w:tmpl w:val="00000002"/>
    <w:lvl w:ilvl="0" w:tentative="0">
      <w:start w:val="1"/>
      <w:numFmt w:val="decimal"/>
      <w:pStyle w:val="41"/>
      <w:lvlText w:val="Figure %1: "/>
      <w:lvlJc w:val="left"/>
    </w:lvl>
  </w:abstractNum>
  <w:abstractNum w:abstractNumId="2">
    <w:nsid w:val="0E9C5E51"/>
    <w:multiLevelType w:val="multilevel"/>
    <w:tmpl w:val="0E9C5E51"/>
    <w:lvl w:ilvl="0" w:tentative="0">
      <w:start w:val="1"/>
      <w:numFmt w:val="bullet"/>
      <w:lvlText w:val="·"/>
      <w:lvlJc w:val="left"/>
      <w:rPr>
        <w:rFonts w:ascii="Symbol" w:hAnsi="Symbol" w:eastAsia="Symbol" w:cs="Symbol"/>
        <w:color w:val="000000"/>
        <w:sz w:val="22"/>
        <w:szCs w:val="22"/>
      </w:rPr>
    </w:lvl>
    <w:lvl w:ilvl="1" w:tentative="0">
      <w:start w:val="1"/>
      <w:numFmt w:val="bullet"/>
      <w:lvlText w:val="·"/>
      <w:lvlJc w:val="left"/>
      <w:rPr>
        <w:rFonts w:ascii="Symbol" w:hAnsi="Symbol" w:eastAsia="Symbol" w:cs="Symbol"/>
        <w:color w:val="000000"/>
        <w:sz w:val="22"/>
        <w:szCs w:val="22"/>
      </w:rPr>
    </w:lvl>
    <w:lvl w:ilvl="2" w:tentative="0">
      <w:start w:val="1"/>
      <w:numFmt w:val="bullet"/>
      <w:lvlText w:val="·"/>
      <w:lvlJc w:val="left"/>
      <w:rPr>
        <w:rFonts w:ascii="Symbol" w:hAnsi="Symbol" w:eastAsia="Symbol" w:cs="Symbol"/>
        <w:color w:val="000000"/>
        <w:sz w:val="22"/>
        <w:szCs w:val="22"/>
      </w:rPr>
    </w:lvl>
    <w:lvl w:ilvl="3" w:tentative="0">
      <w:start w:val="1"/>
      <w:numFmt w:val="bullet"/>
      <w:lvlText w:val="·"/>
      <w:lvlJc w:val="left"/>
      <w:rPr>
        <w:rFonts w:ascii="Symbol" w:hAnsi="Symbol" w:eastAsia="Symbol" w:cs="Symbol"/>
        <w:color w:val="000000"/>
        <w:sz w:val="22"/>
        <w:szCs w:val="22"/>
      </w:rPr>
    </w:lvl>
    <w:lvl w:ilvl="4" w:tentative="0">
      <w:start w:val="1"/>
      <w:numFmt w:val="bullet"/>
      <w:lvlText w:val="·"/>
      <w:lvlJc w:val="left"/>
      <w:rPr>
        <w:rFonts w:ascii="Symbol" w:hAnsi="Symbol" w:eastAsia="Symbol" w:cs="Symbol"/>
        <w:color w:val="000000"/>
        <w:sz w:val="22"/>
        <w:szCs w:val="22"/>
      </w:rPr>
    </w:lvl>
    <w:lvl w:ilvl="5" w:tentative="0">
      <w:start w:val="1"/>
      <w:numFmt w:val="bullet"/>
      <w:lvlText w:val="·"/>
      <w:lvlJc w:val="left"/>
      <w:rPr>
        <w:rFonts w:ascii="Symbol" w:hAnsi="Symbol" w:eastAsia="Symbol" w:cs="Symbol"/>
        <w:color w:val="000000"/>
        <w:sz w:val="22"/>
        <w:szCs w:val="22"/>
      </w:rPr>
    </w:lvl>
    <w:lvl w:ilvl="6" w:tentative="0">
      <w:start w:val="1"/>
      <w:numFmt w:val="bullet"/>
      <w:lvlText w:val="·"/>
      <w:lvlJc w:val="left"/>
      <w:rPr>
        <w:rFonts w:ascii="Symbol" w:hAnsi="Symbol" w:eastAsia="Symbol" w:cs="Symbol"/>
        <w:color w:val="000000"/>
        <w:sz w:val="22"/>
        <w:szCs w:val="22"/>
      </w:rPr>
    </w:lvl>
    <w:lvl w:ilvl="7" w:tentative="0">
      <w:start w:val="1"/>
      <w:numFmt w:val="decimal"/>
      <w:lvlText w:val="%1.%2.%3.%4.%5.%6.%7.%8"/>
      <w:lvlJc w:val="left"/>
    </w:lvl>
    <w:lvl w:ilvl="8" w:tentative="0">
      <w:start w:val="1"/>
      <w:numFmt w:val="decimal"/>
      <w:lvlText w:val="%1.%2.%3.%4.%5.%6.%7.%8.%9"/>
      <w:lvlJc w:val="left"/>
    </w:lvl>
  </w:abstractNum>
  <w:abstractNum w:abstractNumId="3">
    <w:nsid w:val="0E9C8909"/>
    <w:multiLevelType w:val="multilevel"/>
    <w:tmpl w:val="0E9C8909"/>
    <w:lvl w:ilvl="0" w:tentative="0">
      <w:start w:val="1"/>
      <w:numFmt w:val="bullet"/>
      <w:lvlText w:val="·"/>
      <w:lvlJc w:val="left"/>
      <w:rPr>
        <w:rFonts w:ascii="Symbol" w:hAnsi="Symbol" w:eastAsia="Symbol" w:cs="Symbol"/>
        <w:color w:val="000000"/>
        <w:sz w:val="22"/>
        <w:szCs w:val="22"/>
      </w:rPr>
    </w:lvl>
    <w:lvl w:ilvl="1" w:tentative="0">
      <w:start w:val="1"/>
      <w:numFmt w:val="bullet"/>
      <w:lvlText w:val="·"/>
      <w:lvlJc w:val="left"/>
      <w:rPr>
        <w:rFonts w:ascii="Symbol" w:hAnsi="Symbol" w:eastAsia="Symbol" w:cs="Symbol"/>
        <w:color w:val="000000"/>
        <w:sz w:val="22"/>
        <w:szCs w:val="22"/>
      </w:rPr>
    </w:lvl>
    <w:lvl w:ilvl="2" w:tentative="0">
      <w:start w:val="1"/>
      <w:numFmt w:val="bullet"/>
      <w:lvlText w:val="·"/>
      <w:lvlJc w:val="left"/>
      <w:rPr>
        <w:rFonts w:ascii="Symbol" w:hAnsi="Symbol" w:eastAsia="Symbol" w:cs="Symbol"/>
        <w:color w:val="000000"/>
        <w:sz w:val="22"/>
        <w:szCs w:val="22"/>
      </w:rPr>
    </w:lvl>
    <w:lvl w:ilvl="3" w:tentative="0">
      <w:start w:val="1"/>
      <w:numFmt w:val="bullet"/>
      <w:lvlText w:val="·"/>
      <w:lvlJc w:val="left"/>
      <w:rPr>
        <w:rFonts w:ascii="Symbol" w:hAnsi="Symbol" w:eastAsia="Symbol" w:cs="Symbol"/>
        <w:color w:val="000000"/>
        <w:sz w:val="22"/>
        <w:szCs w:val="22"/>
      </w:rPr>
    </w:lvl>
    <w:lvl w:ilvl="4" w:tentative="0">
      <w:start w:val="1"/>
      <w:numFmt w:val="bullet"/>
      <w:lvlText w:val="·"/>
      <w:lvlJc w:val="left"/>
      <w:rPr>
        <w:rFonts w:ascii="Symbol" w:hAnsi="Symbol" w:eastAsia="Symbol" w:cs="Symbol"/>
        <w:color w:val="000000"/>
        <w:sz w:val="22"/>
        <w:szCs w:val="22"/>
      </w:rPr>
    </w:lvl>
    <w:lvl w:ilvl="5" w:tentative="0">
      <w:start w:val="1"/>
      <w:numFmt w:val="bullet"/>
      <w:lvlText w:val="·"/>
      <w:lvlJc w:val="left"/>
      <w:rPr>
        <w:rFonts w:ascii="Symbol" w:hAnsi="Symbol" w:eastAsia="Symbol" w:cs="Symbol"/>
        <w:color w:val="000000"/>
        <w:sz w:val="22"/>
        <w:szCs w:val="22"/>
      </w:rPr>
    </w:lvl>
    <w:lvl w:ilvl="6" w:tentative="0">
      <w:start w:val="1"/>
      <w:numFmt w:val="bullet"/>
      <w:lvlText w:val="·"/>
      <w:lvlJc w:val="left"/>
      <w:rPr>
        <w:rFonts w:ascii="Symbol" w:hAnsi="Symbol" w:eastAsia="Symbol" w:cs="Symbol"/>
        <w:color w:val="000000"/>
        <w:sz w:val="22"/>
        <w:szCs w:val="22"/>
      </w:rPr>
    </w:lvl>
    <w:lvl w:ilvl="7" w:tentative="0">
      <w:start w:val="1"/>
      <w:numFmt w:val="decimal"/>
      <w:lvlText w:val="%1.%2.%3.%4.%5.%6.%7.%8"/>
      <w:lvlJc w:val="left"/>
    </w:lvl>
    <w:lvl w:ilvl="8" w:tentative="0">
      <w:start w:val="1"/>
      <w:numFmt w:val="decimal"/>
      <w:lvlText w:val="%1.%2.%3.%4.%5.%6.%7.%8.%9"/>
      <w:lvlJc w:val="left"/>
    </w:lvl>
  </w:abstractNum>
  <w:abstractNum w:abstractNumId="4">
    <w:nsid w:val="0E9D10AF"/>
    <w:multiLevelType w:val="multilevel"/>
    <w:tmpl w:val="0E9D10AF"/>
    <w:lvl w:ilvl="0" w:tentative="0">
      <w:start w:val="1"/>
      <w:numFmt w:val="bullet"/>
      <w:lvlText w:val="·"/>
      <w:lvlJc w:val="left"/>
      <w:rPr>
        <w:rFonts w:ascii="Symbol" w:hAnsi="Symbol" w:eastAsia="Symbol" w:cs="Symbol"/>
        <w:color w:val="000000"/>
        <w:sz w:val="22"/>
        <w:szCs w:val="22"/>
      </w:rPr>
    </w:lvl>
    <w:lvl w:ilvl="1" w:tentative="0">
      <w:start w:val="1"/>
      <w:numFmt w:val="bullet"/>
      <w:lvlText w:val="·"/>
      <w:lvlJc w:val="left"/>
      <w:rPr>
        <w:rFonts w:ascii="Symbol" w:hAnsi="Symbol" w:eastAsia="Symbol" w:cs="Symbol"/>
        <w:color w:val="000000"/>
        <w:sz w:val="22"/>
        <w:szCs w:val="22"/>
      </w:rPr>
    </w:lvl>
    <w:lvl w:ilvl="2" w:tentative="0">
      <w:start w:val="1"/>
      <w:numFmt w:val="bullet"/>
      <w:lvlText w:val="·"/>
      <w:lvlJc w:val="left"/>
      <w:rPr>
        <w:rFonts w:ascii="Symbol" w:hAnsi="Symbol" w:eastAsia="Symbol" w:cs="Symbol"/>
        <w:color w:val="000000"/>
        <w:sz w:val="22"/>
        <w:szCs w:val="22"/>
      </w:rPr>
    </w:lvl>
    <w:lvl w:ilvl="3" w:tentative="0">
      <w:start w:val="1"/>
      <w:numFmt w:val="bullet"/>
      <w:lvlText w:val="·"/>
      <w:lvlJc w:val="left"/>
      <w:rPr>
        <w:rFonts w:ascii="Symbol" w:hAnsi="Symbol" w:eastAsia="Symbol" w:cs="Symbol"/>
        <w:color w:val="000000"/>
        <w:sz w:val="22"/>
        <w:szCs w:val="22"/>
      </w:rPr>
    </w:lvl>
    <w:lvl w:ilvl="4" w:tentative="0">
      <w:start w:val="1"/>
      <w:numFmt w:val="bullet"/>
      <w:lvlText w:val="·"/>
      <w:lvlJc w:val="left"/>
      <w:rPr>
        <w:rFonts w:ascii="Symbol" w:hAnsi="Symbol" w:eastAsia="Symbol" w:cs="Symbol"/>
        <w:color w:val="000000"/>
        <w:sz w:val="22"/>
        <w:szCs w:val="22"/>
      </w:rPr>
    </w:lvl>
    <w:lvl w:ilvl="5" w:tentative="0">
      <w:start w:val="1"/>
      <w:numFmt w:val="bullet"/>
      <w:lvlText w:val="·"/>
      <w:lvlJc w:val="left"/>
      <w:rPr>
        <w:rFonts w:ascii="Symbol" w:hAnsi="Symbol" w:eastAsia="Symbol" w:cs="Symbol"/>
        <w:color w:val="000000"/>
        <w:sz w:val="22"/>
        <w:szCs w:val="22"/>
      </w:rPr>
    </w:lvl>
    <w:lvl w:ilvl="6" w:tentative="0">
      <w:start w:val="1"/>
      <w:numFmt w:val="bullet"/>
      <w:lvlText w:val="·"/>
      <w:lvlJc w:val="left"/>
      <w:rPr>
        <w:rFonts w:ascii="Symbol" w:hAnsi="Symbol" w:eastAsia="Symbol" w:cs="Symbol"/>
        <w:color w:val="000000"/>
        <w:sz w:val="22"/>
        <w:szCs w:val="22"/>
      </w:rPr>
    </w:lvl>
    <w:lvl w:ilvl="7" w:tentative="0">
      <w:start w:val="1"/>
      <w:numFmt w:val="decimal"/>
      <w:lvlText w:val="%1.%2.%3.%4.%5.%6.%7.%8"/>
      <w:lvlJc w:val="left"/>
    </w:lvl>
    <w:lvl w:ilvl="8" w:tentative="0">
      <w:start w:val="1"/>
      <w:numFmt w:val="decimal"/>
      <w:lvlText w:val="%1.%2.%3.%4.%5.%6.%7.%8.%9"/>
      <w:lvlJc w:val="left"/>
    </w:lvl>
  </w:abstractNum>
  <w:abstractNum w:abstractNumId="5">
    <w:nsid w:val="0E9F274A"/>
    <w:multiLevelType w:val="multilevel"/>
    <w:tmpl w:val="0E9F274A"/>
    <w:lvl w:ilvl="0" w:tentative="0">
      <w:start w:val="1"/>
      <w:numFmt w:val="bullet"/>
      <w:lvlText w:val="·"/>
      <w:lvlJc w:val="left"/>
      <w:rPr>
        <w:rFonts w:ascii="Symbol" w:hAnsi="Symbol" w:eastAsia="Symbol" w:cs="Symbol"/>
        <w:color w:val="000000"/>
        <w:sz w:val="22"/>
        <w:szCs w:val="22"/>
      </w:rPr>
    </w:lvl>
    <w:lvl w:ilvl="1" w:tentative="0">
      <w:start w:val="1"/>
      <w:numFmt w:val="bullet"/>
      <w:lvlText w:val="·"/>
      <w:lvlJc w:val="left"/>
      <w:rPr>
        <w:rFonts w:ascii="Symbol" w:hAnsi="Symbol" w:eastAsia="Symbol" w:cs="Symbol"/>
        <w:color w:val="000000"/>
        <w:sz w:val="22"/>
        <w:szCs w:val="22"/>
      </w:rPr>
    </w:lvl>
    <w:lvl w:ilvl="2" w:tentative="0">
      <w:start w:val="1"/>
      <w:numFmt w:val="bullet"/>
      <w:lvlText w:val="·"/>
      <w:lvlJc w:val="left"/>
      <w:rPr>
        <w:rFonts w:ascii="Symbol" w:hAnsi="Symbol" w:eastAsia="Symbol" w:cs="Symbol"/>
        <w:color w:val="000000"/>
        <w:sz w:val="22"/>
        <w:szCs w:val="22"/>
      </w:rPr>
    </w:lvl>
    <w:lvl w:ilvl="3" w:tentative="0">
      <w:start w:val="1"/>
      <w:numFmt w:val="bullet"/>
      <w:lvlText w:val="·"/>
      <w:lvlJc w:val="left"/>
      <w:rPr>
        <w:rFonts w:ascii="Symbol" w:hAnsi="Symbol" w:eastAsia="Symbol" w:cs="Symbol"/>
        <w:color w:val="000000"/>
        <w:sz w:val="22"/>
        <w:szCs w:val="22"/>
      </w:rPr>
    </w:lvl>
    <w:lvl w:ilvl="4" w:tentative="0">
      <w:start w:val="1"/>
      <w:numFmt w:val="bullet"/>
      <w:lvlText w:val="·"/>
      <w:lvlJc w:val="left"/>
      <w:rPr>
        <w:rFonts w:ascii="Symbol" w:hAnsi="Symbol" w:eastAsia="Symbol" w:cs="Symbol"/>
        <w:color w:val="000000"/>
        <w:sz w:val="22"/>
        <w:szCs w:val="22"/>
      </w:rPr>
    </w:lvl>
    <w:lvl w:ilvl="5" w:tentative="0">
      <w:start w:val="1"/>
      <w:numFmt w:val="bullet"/>
      <w:lvlText w:val="·"/>
      <w:lvlJc w:val="left"/>
      <w:rPr>
        <w:rFonts w:ascii="Symbol" w:hAnsi="Symbol" w:eastAsia="Symbol" w:cs="Symbol"/>
        <w:color w:val="000000"/>
        <w:sz w:val="22"/>
        <w:szCs w:val="22"/>
      </w:rPr>
    </w:lvl>
    <w:lvl w:ilvl="6" w:tentative="0">
      <w:start w:val="1"/>
      <w:numFmt w:val="bullet"/>
      <w:lvlText w:val="·"/>
      <w:lvlJc w:val="left"/>
      <w:rPr>
        <w:rFonts w:ascii="Symbol" w:hAnsi="Symbol" w:eastAsia="Symbol" w:cs="Symbol"/>
        <w:color w:val="000000"/>
        <w:sz w:val="22"/>
        <w:szCs w:val="22"/>
      </w:rPr>
    </w:lvl>
    <w:lvl w:ilvl="7" w:tentative="0">
      <w:start w:val="1"/>
      <w:numFmt w:val="decimal"/>
      <w:lvlText w:val="%1.%2.%3.%4.%5.%6.%7.%8"/>
      <w:lvlJc w:val="left"/>
    </w:lvl>
    <w:lvl w:ilvl="8" w:tentative="0">
      <w:start w:val="1"/>
      <w:numFmt w:val="decimal"/>
      <w:lvlText w:val="%1.%2.%3.%4.%5.%6.%7.%8.%9"/>
      <w:lvlJc w:val="left"/>
    </w:lvl>
  </w:abstractNum>
  <w:abstractNum w:abstractNumId="6">
    <w:nsid w:val="0E9F3455"/>
    <w:multiLevelType w:val="multilevel"/>
    <w:tmpl w:val="0E9F3455"/>
    <w:lvl w:ilvl="0" w:tentative="0">
      <w:start w:val="1"/>
      <w:numFmt w:val="bullet"/>
      <w:lvlText w:val="·"/>
      <w:lvlJc w:val="left"/>
      <w:rPr>
        <w:rFonts w:ascii="Symbol" w:hAnsi="Symbol" w:eastAsia="Symbol" w:cs="Symbol"/>
        <w:color w:val="000000"/>
        <w:sz w:val="22"/>
        <w:szCs w:val="22"/>
      </w:rPr>
    </w:lvl>
    <w:lvl w:ilvl="1" w:tentative="0">
      <w:start w:val="1"/>
      <w:numFmt w:val="bullet"/>
      <w:lvlText w:val="·"/>
      <w:lvlJc w:val="left"/>
      <w:rPr>
        <w:rFonts w:ascii="Symbol" w:hAnsi="Symbol" w:eastAsia="Symbol" w:cs="Symbol"/>
        <w:color w:val="000000"/>
        <w:sz w:val="22"/>
        <w:szCs w:val="22"/>
      </w:rPr>
    </w:lvl>
    <w:lvl w:ilvl="2" w:tentative="0">
      <w:start w:val="1"/>
      <w:numFmt w:val="bullet"/>
      <w:lvlText w:val="·"/>
      <w:lvlJc w:val="left"/>
      <w:rPr>
        <w:rFonts w:ascii="Symbol" w:hAnsi="Symbol" w:eastAsia="Symbol" w:cs="Symbol"/>
        <w:color w:val="000000"/>
        <w:sz w:val="22"/>
        <w:szCs w:val="22"/>
      </w:rPr>
    </w:lvl>
    <w:lvl w:ilvl="3" w:tentative="0">
      <w:start w:val="1"/>
      <w:numFmt w:val="bullet"/>
      <w:lvlText w:val="·"/>
      <w:lvlJc w:val="left"/>
      <w:rPr>
        <w:rFonts w:ascii="Symbol" w:hAnsi="Symbol" w:eastAsia="Symbol" w:cs="Symbol"/>
        <w:color w:val="000000"/>
        <w:sz w:val="22"/>
        <w:szCs w:val="22"/>
      </w:rPr>
    </w:lvl>
    <w:lvl w:ilvl="4" w:tentative="0">
      <w:start w:val="1"/>
      <w:numFmt w:val="bullet"/>
      <w:lvlText w:val="·"/>
      <w:lvlJc w:val="left"/>
      <w:rPr>
        <w:rFonts w:ascii="Symbol" w:hAnsi="Symbol" w:eastAsia="Symbol" w:cs="Symbol"/>
        <w:color w:val="000000"/>
        <w:sz w:val="22"/>
        <w:szCs w:val="22"/>
      </w:rPr>
    </w:lvl>
    <w:lvl w:ilvl="5" w:tentative="0">
      <w:start w:val="1"/>
      <w:numFmt w:val="bullet"/>
      <w:lvlText w:val="·"/>
      <w:lvlJc w:val="left"/>
      <w:rPr>
        <w:rFonts w:ascii="Symbol" w:hAnsi="Symbol" w:eastAsia="Symbol" w:cs="Symbol"/>
        <w:color w:val="000000"/>
        <w:sz w:val="22"/>
        <w:szCs w:val="22"/>
      </w:rPr>
    </w:lvl>
    <w:lvl w:ilvl="6" w:tentative="0">
      <w:start w:val="1"/>
      <w:numFmt w:val="bullet"/>
      <w:lvlText w:val="·"/>
      <w:lvlJc w:val="left"/>
      <w:rPr>
        <w:rFonts w:ascii="Symbol" w:hAnsi="Symbol" w:eastAsia="Symbol" w:cs="Symbol"/>
        <w:color w:val="000000"/>
        <w:sz w:val="22"/>
        <w:szCs w:val="22"/>
      </w:rPr>
    </w:lvl>
    <w:lvl w:ilvl="7" w:tentative="0">
      <w:start w:val="1"/>
      <w:numFmt w:val="decimal"/>
      <w:lvlText w:val="%1.%2.%3.%4.%5.%6.%7.%8"/>
      <w:lvlJc w:val="left"/>
    </w:lvl>
    <w:lvl w:ilvl="8" w:tentative="0">
      <w:start w:val="1"/>
      <w:numFmt w:val="decimal"/>
      <w:lvlText w:val="%1.%2.%3.%4.%5.%6.%7.%8.%9"/>
      <w:lvlJc w:val="left"/>
    </w:lvl>
  </w:abstractNum>
  <w:abstractNum w:abstractNumId="7">
    <w:nsid w:val="0E9F4B8D"/>
    <w:multiLevelType w:val="multilevel"/>
    <w:tmpl w:val="0E9F4B8D"/>
    <w:lvl w:ilvl="0" w:tentative="0">
      <w:start w:val="1"/>
      <w:numFmt w:val="bullet"/>
      <w:lvlText w:val="·"/>
      <w:lvlJc w:val="left"/>
      <w:rPr>
        <w:rFonts w:ascii="Symbol" w:hAnsi="Symbol" w:eastAsia="Symbol" w:cs="Symbol"/>
        <w:color w:val="000000"/>
        <w:sz w:val="22"/>
        <w:szCs w:val="22"/>
      </w:rPr>
    </w:lvl>
    <w:lvl w:ilvl="1" w:tentative="0">
      <w:start w:val="1"/>
      <w:numFmt w:val="bullet"/>
      <w:lvlText w:val="·"/>
      <w:lvlJc w:val="left"/>
      <w:rPr>
        <w:rFonts w:ascii="Symbol" w:hAnsi="Symbol" w:eastAsia="Symbol" w:cs="Symbol"/>
        <w:color w:val="000000"/>
        <w:sz w:val="22"/>
        <w:szCs w:val="22"/>
      </w:rPr>
    </w:lvl>
    <w:lvl w:ilvl="2" w:tentative="0">
      <w:start w:val="1"/>
      <w:numFmt w:val="bullet"/>
      <w:lvlText w:val="·"/>
      <w:lvlJc w:val="left"/>
      <w:rPr>
        <w:rFonts w:ascii="Symbol" w:hAnsi="Symbol" w:eastAsia="Symbol" w:cs="Symbol"/>
        <w:color w:val="000000"/>
        <w:sz w:val="22"/>
        <w:szCs w:val="22"/>
      </w:rPr>
    </w:lvl>
    <w:lvl w:ilvl="3" w:tentative="0">
      <w:start w:val="1"/>
      <w:numFmt w:val="bullet"/>
      <w:lvlText w:val="·"/>
      <w:lvlJc w:val="left"/>
      <w:rPr>
        <w:rFonts w:ascii="Symbol" w:hAnsi="Symbol" w:eastAsia="Symbol" w:cs="Symbol"/>
        <w:color w:val="000000"/>
        <w:sz w:val="22"/>
        <w:szCs w:val="22"/>
      </w:rPr>
    </w:lvl>
    <w:lvl w:ilvl="4" w:tentative="0">
      <w:start w:val="1"/>
      <w:numFmt w:val="bullet"/>
      <w:lvlText w:val="·"/>
      <w:lvlJc w:val="left"/>
      <w:rPr>
        <w:rFonts w:ascii="Symbol" w:hAnsi="Symbol" w:eastAsia="Symbol" w:cs="Symbol"/>
        <w:color w:val="000000"/>
        <w:sz w:val="22"/>
        <w:szCs w:val="22"/>
      </w:rPr>
    </w:lvl>
    <w:lvl w:ilvl="5" w:tentative="0">
      <w:start w:val="1"/>
      <w:numFmt w:val="bullet"/>
      <w:lvlText w:val="·"/>
      <w:lvlJc w:val="left"/>
      <w:rPr>
        <w:rFonts w:ascii="Symbol" w:hAnsi="Symbol" w:eastAsia="Symbol" w:cs="Symbol"/>
        <w:color w:val="000000"/>
        <w:sz w:val="22"/>
        <w:szCs w:val="22"/>
      </w:rPr>
    </w:lvl>
    <w:lvl w:ilvl="6" w:tentative="0">
      <w:start w:val="1"/>
      <w:numFmt w:val="bullet"/>
      <w:lvlText w:val="·"/>
      <w:lvlJc w:val="left"/>
      <w:rPr>
        <w:rFonts w:ascii="Symbol" w:hAnsi="Symbol" w:eastAsia="Symbol" w:cs="Symbol"/>
        <w:color w:val="000000"/>
        <w:sz w:val="22"/>
        <w:szCs w:val="22"/>
      </w:rPr>
    </w:lvl>
    <w:lvl w:ilvl="7" w:tentative="0">
      <w:start w:val="1"/>
      <w:numFmt w:val="decimal"/>
      <w:lvlText w:val="%1.%2.%3.%4.%5.%6.%7.%8"/>
      <w:lvlJc w:val="left"/>
    </w:lvl>
    <w:lvl w:ilvl="8" w:tentative="0">
      <w:start w:val="1"/>
      <w:numFmt w:val="decimal"/>
      <w:lvlText w:val="%1.%2.%3.%4.%5.%6.%7.%8.%9"/>
      <w:lvlJc w:val="left"/>
    </w:lvl>
  </w:abstractNum>
  <w:abstractNum w:abstractNumId="8">
    <w:nsid w:val="0E9F6C94"/>
    <w:multiLevelType w:val="multilevel"/>
    <w:tmpl w:val="0E9F6C94"/>
    <w:lvl w:ilvl="0" w:tentative="0">
      <w:start w:val="1"/>
      <w:numFmt w:val="bullet"/>
      <w:lvlText w:val="·"/>
      <w:lvlJc w:val="left"/>
      <w:rPr>
        <w:rFonts w:ascii="Symbol" w:hAnsi="Symbol" w:eastAsia="Symbol" w:cs="Symbol"/>
        <w:color w:val="000000"/>
        <w:sz w:val="22"/>
        <w:szCs w:val="22"/>
      </w:rPr>
    </w:lvl>
    <w:lvl w:ilvl="1" w:tentative="0">
      <w:start w:val="1"/>
      <w:numFmt w:val="bullet"/>
      <w:lvlText w:val="·"/>
      <w:lvlJc w:val="left"/>
      <w:rPr>
        <w:rFonts w:ascii="Symbol" w:hAnsi="Symbol" w:eastAsia="Symbol" w:cs="Symbol"/>
        <w:color w:val="000000"/>
        <w:sz w:val="22"/>
        <w:szCs w:val="22"/>
      </w:rPr>
    </w:lvl>
    <w:lvl w:ilvl="2" w:tentative="0">
      <w:start w:val="1"/>
      <w:numFmt w:val="bullet"/>
      <w:lvlText w:val="·"/>
      <w:lvlJc w:val="left"/>
      <w:rPr>
        <w:rFonts w:ascii="Symbol" w:hAnsi="Symbol" w:eastAsia="Symbol" w:cs="Symbol"/>
        <w:color w:val="000000"/>
        <w:sz w:val="22"/>
        <w:szCs w:val="22"/>
      </w:rPr>
    </w:lvl>
    <w:lvl w:ilvl="3" w:tentative="0">
      <w:start w:val="1"/>
      <w:numFmt w:val="bullet"/>
      <w:lvlText w:val="·"/>
      <w:lvlJc w:val="left"/>
      <w:rPr>
        <w:rFonts w:ascii="Symbol" w:hAnsi="Symbol" w:eastAsia="Symbol" w:cs="Symbol"/>
        <w:color w:val="000000"/>
        <w:sz w:val="22"/>
        <w:szCs w:val="22"/>
      </w:rPr>
    </w:lvl>
    <w:lvl w:ilvl="4" w:tentative="0">
      <w:start w:val="1"/>
      <w:numFmt w:val="bullet"/>
      <w:lvlText w:val="·"/>
      <w:lvlJc w:val="left"/>
      <w:rPr>
        <w:rFonts w:ascii="Symbol" w:hAnsi="Symbol" w:eastAsia="Symbol" w:cs="Symbol"/>
        <w:color w:val="000000"/>
        <w:sz w:val="22"/>
        <w:szCs w:val="22"/>
      </w:rPr>
    </w:lvl>
    <w:lvl w:ilvl="5" w:tentative="0">
      <w:start w:val="1"/>
      <w:numFmt w:val="bullet"/>
      <w:lvlText w:val="·"/>
      <w:lvlJc w:val="left"/>
      <w:rPr>
        <w:rFonts w:ascii="Symbol" w:hAnsi="Symbol" w:eastAsia="Symbol" w:cs="Symbol"/>
        <w:color w:val="000000"/>
        <w:sz w:val="22"/>
        <w:szCs w:val="22"/>
      </w:rPr>
    </w:lvl>
    <w:lvl w:ilvl="6" w:tentative="0">
      <w:start w:val="1"/>
      <w:numFmt w:val="bullet"/>
      <w:lvlText w:val="·"/>
      <w:lvlJc w:val="left"/>
      <w:rPr>
        <w:rFonts w:ascii="Symbol" w:hAnsi="Symbol" w:eastAsia="Symbol" w:cs="Symbol"/>
        <w:color w:val="000000"/>
        <w:sz w:val="22"/>
        <w:szCs w:val="22"/>
      </w:rPr>
    </w:lvl>
    <w:lvl w:ilvl="7" w:tentative="0">
      <w:start w:val="1"/>
      <w:numFmt w:val="decimal"/>
      <w:lvlText w:val="%1.%2.%3.%4.%5.%6.%7.%8"/>
      <w:lvlJc w:val="left"/>
    </w:lvl>
    <w:lvl w:ilvl="8" w:tentative="0">
      <w:start w:val="1"/>
      <w:numFmt w:val="decimal"/>
      <w:lvlText w:val="%1.%2.%3.%4.%5.%6.%7.%8.%9"/>
      <w:lvlJc w:val="left"/>
    </w:lvl>
  </w:abstractNum>
  <w:abstractNum w:abstractNumId="9">
    <w:nsid w:val="0E9FDF82"/>
    <w:multiLevelType w:val="multilevel"/>
    <w:tmpl w:val="0E9FDF82"/>
    <w:lvl w:ilvl="0" w:tentative="0">
      <w:start w:val="1"/>
      <w:numFmt w:val="bullet"/>
      <w:lvlText w:val="·"/>
      <w:lvlJc w:val="left"/>
      <w:rPr>
        <w:rFonts w:ascii="Symbol" w:hAnsi="Symbol" w:eastAsia="Symbol" w:cs="Symbol"/>
        <w:color w:val="000000"/>
        <w:sz w:val="22"/>
        <w:szCs w:val="22"/>
      </w:rPr>
    </w:lvl>
    <w:lvl w:ilvl="1" w:tentative="0">
      <w:start w:val="1"/>
      <w:numFmt w:val="bullet"/>
      <w:lvlText w:val="·"/>
      <w:lvlJc w:val="left"/>
      <w:rPr>
        <w:rFonts w:ascii="Symbol" w:hAnsi="Symbol" w:eastAsia="Symbol" w:cs="Symbol"/>
        <w:color w:val="000000"/>
        <w:sz w:val="22"/>
        <w:szCs w:val="22"/>
      </w:rPr>
    </w:lvl>
    <w:lvl w:ilvl="2" w:tentative="0">
      <w:start w:val="1"/>
      <w:numFmt w:val="bullet"/>
      <w:lvlText w:val="·"/>
      <w:lvlJc w:val="left"/>
      <w:rPr>
        <w:rFonts w:ascii="Symbol" w:hAnsi="Symbol" w:eastAsia="Symbol" w:cs="Symbol"/>
        <w:color w:val="000000"/>
        <w:sz w:val="22"/>
        <w:szCs w:val="22"/>
      </w:rPr>
    </w:lvl>
    <w:lvl w:ilvl="3" w:tentative="0">
      <w:start w:val="1"/>
      <w:numFmt w:val="bullet"/>
      <w:lvlText w:val="·"/>
      <w:lvlJc w:val="left"/>
      <w:rPr>
        <w:rFonts w:ascii="Symbol" w:hAnsi="Symbol" w:eastAsia="Symbol" w:cs="Symbol"/>
        <w:color w:val="000000"/>
        <w:sz w:val="22"/>
        <w:szCs w:val="22"/>
      </w:rPr>
    </w:lvl>
    <w:lvl w:ilvl="4" w:tentative="0">
      <w:start w:val="1"/>
      <w:numFmt w:val="bullet"/>
      <w:lvlText w:val="·"/>
      <w:lvlJc w:val="left"/>
      <w:rPr>
        <w:rFonts w:ascii="Symbol" w:hAnsi="Symbol" w:eastAsia="Symbol" w:cs="Symbol"/>
        <w:color w:val="000000"/>
        <w:sz w:val="22"/>
        <w:szCs w:val="22"/>
      </w:rPr>
    </w:lvl>
    <w:lvl w:ilvl="5" w:tentative="0">
      <w:start w:val="1"/>
      <w:numFmt w:val="bullet"/>
      <w:lvlText w:val="·"/>
      <w:lvlJc w:val="left"/>
      <w:rPr>
        <w:rFonts w:ascii="Symbol" w:hAnsi="Symbol" w:eastAsia="Symbol" w:cs="Symbol"/>
        <w:color w:val="000000"/>
        <w:sz w:val="22"/>
        <w:szCs w:val="22"/>
      </w:rPr>
    </w:lvl>
    <w:lvl w:ilvl="6" w:tentative="0">
      <w:start w:val="1"/>
      <w:numFmt w:val="bullet"/>
      <w:lvlText w:val="·"/>
      <w:lvlJc w:val="left"/>
      <w:rPr>
        <w:rFonts w:ascii="Symbol" w:hAnsi="Symbol" w:eastAsia="Symbol" w:cs="Symbol"/>
        <w:color w:val="000000"/>
        <w:sz w:val="22"/>
        <w:szCs w:val="22"/>
      </w:rPr>
    </w:lvl>
    <w:lvl w:ilvl="7" w:tentative="0">
      <w:start w:val="1"/>
      <w:numFmt w:val="decimal"/>
      <w:lvlText w:val="%1.%2.%3.%4.%5.%6.%7.%8"/>
      <w:lvlJc w:val="left"/>
    </w:lvl>
    <w:lvl w:ilvl="8" w:tentative="0">
      <w:start w:val="1"/>
      <w:numFmt w:val="decimal"/>
      <w:lvlText w:val="%1.%2.%3.%4.%5.%6.%7.%8.%9"/>
      <w:lvlJc w:val="left"/>
    </w:lvl>
  </w:abstractNum>
  <w:abstractNum w:abstractNumId="10">
    <w:nsid w:val="6832D310"/>
    <w:multiLevelType w:val="multilevel"/>
    <w:tmpl w:val="6832D310"/>
    <w:lvl w:ilvl="0" w:tentative="0">
      <w:start w:val="1"/>
      <w:numFmt w:val="decimal"/>
      <w:lvlText w:val="%1."/>
      <w:lvlJc w:val="left"/>
    </w:lvl>
    <w:lvl w:ilvl="1" w:tentative="0">
      <w:start w:val="1"/>
      <w:numFmt w:val="decimal"/>
      <w:isLgl/>
      <w:lvlText w:val="%1.%2"/>
      <w:lvlJc w:val="left"/>
    </w:lvl>
    <w:lvl w:ilvl="2" w:tentative="0">
      <w:start w:val="1"/>
      <w:numFmt w:val="decimal"/>
      <w:isLgl/>
      <w:lvlText w:val="%1.%2.%3"/>
      <w:lvlJc w:val="left"/>
    </w:lvl>
    <w:lvl w:ilvl="3" w:tentative="0">
      <w:start w:val="1"/>
      <w:numFmt w:val="decimal"/>
      <w:isLgl/>
      <w:lvlText w:val="%1.%2.%3.%4"/>
      <w:lvlJc w:val="left"/>
    </w:lvl>
    <w:lvl w:ilvl="4" w:tentative="0">
      <w:start w:val="1"/>
      <w:numFmt w:val="decimal"/>
      <w:isLgl/>
      <w:lvlText w:val="%1.%2.%3.%4.%5"/>
      <w:lvlJc w:val="left"/>
    </w:lvl>
    <w:lvl w:ilvl="5" w:tentative="0">
      <w:start w:val="1"/>
      <w:numFmt w:val="decimal"/>
      <w:isLgl/>
      <w:lvlText w:val="%1.%2.%3.%4.%5.%6"/>
      <w:lvlJc w:val="left"/>
    </w:lvl>
    <w:lvl w:ilvl="6" w:tentative="0">
      <w:start w:val="1"/>
      <w:numFmt w:val="decimal"/>
      <w:isLgl/>
      <w:lvlText w:val="%1.%2.%3.%4.%5.%6.%7"/>
      <w:lvlJc w:val="left"/>
    </w:lvl>
    <w:lvl w:ilvl="7" w:tentative="0">
      <w:start w:val="1"/>
      <w:numFmt w:val="decimal"/>
      <w:isLgl/>
      <w:lvlText w:val="%1.%2.%3.%4.%5.%6.%7.%8"/>
      <w:lvlJc w:val="left"/>
    </w:lvl>
    <w:lvl w:ilvl="8" w:tentative="0">
      <w:start w:val="1"/>
      <w:numFmt w:val="decimal"/>
      <w:isLgl/>
      <w:lvlText w:val="%1.%2.%3.%4.%5.%6.%7.%8.%9"/>
      <w:lvlJc w:val="left"/>
    </w:lvl>
  </w:abstractNum>
  <w:num w:numId="1">
    <w:abstractNumId w:val="0"/>
    <w:lvlOverride w:ilvl="0">
      <w:startOverride w:val="1"/>
      <w:lvl w:ilvl="0" w:tentative="1">
        <w:start w:val="1"/>
        <w:numFmt w:val="decimal"/>
        <w:pStyle w:val="2"/>
        <w:lvlText w:val="%1"/>
        <w:lvlJc w:val="left"/>
        <w:rPr>
          <w:rFonts w:ascii="Calibri" w:hAnsi="Calibri" w:eastAsia="Calibri" w:cs="Calibri"/>
          <w:b/>
          <w:color w:val="365F91"/>
          <w:sz w:val="44"/>
          <w:szCs w:val="44"/>
        </w:rPr>
      </w:lvl>
    </w:lvlOverride>
    <w:lvlOverride w:ilvl="1">
      <w:startOverride w:val="1"/>
      <w:lvl w:ilvl="1" w:tentative="1">
        <w:start w:val="1"/>
        <w:numFmt w:val="decimal"/>
        <w:pStyle w:val="3"/>
        <w:lvlText w:val="%1.%2"/>
        <w:lvlJc w:val="left"/>
        <w:rPr>
          <w:rFonts w:ascii="Calibri" w:hAnsi="Calibri" w:eastAsia="Calibri" w:cs="Calibri"/>
          <w:b/>
          <w:color w:val="4F81BC"/>
          <w:sz w:val="36"/>
          <w:szCs w:val="36"/>
        </w:rPr>
      </w:lvl>
    </w:lvlOverride>
    <w:lvlOverride w:ilvl="2">
      <w:startOverride w:val="1"/>
      <w:lvl w:ilvl="2" w:tentative="1">
        <w:start w:val="1"/>
        <w:numFmt w:val="decimal"/>
        <w:pStyle w:val="4"/>
        <w:lvlText w:val="%1.%2.%3"/>
        <w:lvlJc w:val="left"/>
        <w:rPr>
          <w:rFonts w:ascii="Calibri" w:hAnsi="Calibri" w:eastAsia="Calibri" w:cs="Calibri"/>
          <w:b/>
          <w:color w:val="4F81BC"/>
          <w:sz w:val="32"/>
          <w:szCs w:val="32"/>
        </w:rPr>
      </w:lvl>
    </w:lvlOverride>
    <w:lvlOverride w:ilvl="3">
      <w:startOverride w:val="1"/>
      <w:lvl w:ilvl="3" w:tentative="1">
        <w:start w:val="1"/>
        <w:numFmt w:val="decimal"/>
        <w:pStyle w:val="5"/>
        <w:lvlText w:val="%1.%2.%3.%4"/>
        <w:lvlJc w:val="left"/>
        <w:rPr>
          <w:rFonts w:ascii="Calibri" w:hAnsi="Calibri" w:eastAsia="Calibri" w:cs="Calibri"/>
          <w:b/>
          <w:color w:val="4F81BC"/>
          <w:sz w:val="28"/>
          <w:szCs w:val="28"/>
        </w:rPr>
      </w:lvl>
    </w:lvlOverride>
    <w:lvlOverride w:ilvl="4">
      <w:startOverride w:val="1"/>
      <w:lvl w:ilvl="4" w:tentative="1">
        <w:start w:val="1"/>
        <w:numFmt w:val="decimal"/>
        <w:pStyle w:val="6"/>
        <w:lvlText w:val="%1.%2.%3.%4.%5"/>
        <w:lvlJc w:val="left"/>
        <w:rPr>
          <w:rFonts w:ascii="Calibri" w:hAnsi="Calibri" w:eastAsia="Calibri" w:cs="Calibri"/>
          <w:b/>
          <w:color w:val="233E5F"/>
        </w:rPr>
      </w:lvl>
    </w:lvlOverride>
    <w:lvlOverride w:ilvl="5">
      <w:startOverride w:val="1"/>
      <w:lvl w:ilvl="5" w:tentative="1">
        <w:start w:val="1"/>
        <w:numFmt w:val="decimal"/>
        <w:pStyle w:val="7"/>
        <w:lvlText w:val="%1.%2.%3.%4.%5.%6"/>
        <w:lvlJc w:val="left"/>
        <w:rPr>
          <w:rFonts w:ascii="Calibri" w:hAnsi="Calibri" w:eastAsia="Calibri" w:cs="Calibri"/>
          <w:b/>
          <w:color w:val="233E5F"/>
        </w:rPr>
      </w:lvl>
    </w:lvlOverride>
    <w:lvlOverride w:ilvl="6">
      <w:startOverride w:val="1"/>
      <w:lvl w:ilvl="6" w:tentative="1">
        <w:start w:val="1"/>
        <w:numFmt w:val="decimal"/>
        <w:pStyle w:val="8"/>
        <w:lvlText w:val="%1.%2.%3.%4.%5.%6.%7"/>
        <w:lvlJc w:val="left"/>
        <w:rPr>
          <w:rFonts w:ascii="Calibri" w:hAnsi="Calibri" w:eastAsia="Calibri" w:cs="Calibri"/>
          <w:b/>
          <w:color w:val="3F3F3F"/>
        </w:rPr>
      </w:lvl>
    </w:lvlOverride>
    <w:lvlOverride w:ilvl="7">
      <w:startOverride w:val="1"/>
      <w:lvl w:ilvl="7" w:tentative="1">
        <w:start w:val="1"/>
        <w:numFmt w:val="decimal"/>
        <w:pStyle w:val="9"/>
        <w:lvlText w:val="%1.%2.%3.%4.%5.%6.%7.%8"/>
        <w:lvlJc w:val="left"/>
        <w:rPr>
          <w:rFonts w:ascii="Calibri" w:hAnsi="Calibri" w:eastAsia="Calibri" w:cs="Calibri"/>
          <w:b/>
          <w:color w:val="3F3F3F"/>
        </w:rPr>
      </w:lvl>
    </w:lvlOverride>
    <w:lvlOverride w:ilvl="8">
      <w:startOverride w:val="1"/>
      <w:lvl w:ilvl="8" w:tentative="1">
        <w:start w:val="1"/>
        <w:numFmt w:val="decimal"/>
        <w:pStyle w:val="10"/>
        <w:lvlText w:val="%1.%2.%3.%4.%5.%6.%7.%8.%9"/>
        <w:lvlJc w:val="left"/>
        <w:rPr>
          <w:rFonts w:ascii="Calibri" w:hAnsi="Calibri" w:eastAsia="Calibri" w:cs="Calibri"/>
          <w:b/>
          <w:color w:val="3F3F3F"/>
        </w:rPr>
      </w:lvl>
    </w:lvlOverride>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朱明1">
    <w15:presenceInfo w15:providerId="None" w15:userId="朱明1"/>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trackRevisions w:val="1"/>
  <w:documentProtection w:enforcement="0"/>
  <w:defaultTabStop w:val="720"/>
  <w:characterSpacingControl w:val="doNotCompress"/>
  <w:endnotePr>
    <w:pos w:val="sectEnd"/>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2AF5"/>
    <w:rsid w:val="00362AF5"/>
    <w:rsid w:val="003E59F3"/>
    <w:rsid w:val="00EA22C1"/>
    <w:rsid w:val="27CF0B0A"/>
    <w:rsid w:val="2C490D96"/>
    <w:rsid w:val="42FD3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Theme="minorEastAsia" w:cs="Arial"/>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Arial" w:hAnsi="Arial" w:eastAsia="Arial" w:cs="Arial"/>
      <w:sz w:val="24"/>
      <w:szCs w:val="24"/>
      <w:lang w:val="en-US" w:eastAsia="zh-CN" w:bidi="ar-SA"/>
    </w:rPr>
  </w:style>
  <w:style w:type="paragraph" w:styleId="2">
    <w:name w:val="heading 1"/>
    <w:basedOn w:val="1"/>
    <w:next w:val="1"/>
    <w:uiPriority w:val="0"/>
    <w:pPr>
      <w:numPr>
        <w:ilvl w:val="0"/>
        <w:numId w:val="1"/>
      </w:numPr>
      <w:spacing w:after="80"/>
      <w:outlineLvl w:val="0"/>
    </w:pPr>
    <w:rPr>
      <w:rFonts w:ascii="Calibri" w:hAnsi="Calibri" w:eastAsia="Calibri" w:cs="Calibri"/>
      <w:b/>
      <w:color w:val="365F91"/>
      <w:sz w:val="44"/>
      <w:szCs w:val="44"/>
    </w:rPr>
  </w:style>
  <w:style w:type="paragraph" w:styleId="3">
    <w:name w:val="heading 2"/>
    <w:basedOn w:val="1"/>
    <w:next w:val="1"/>
    <w:uiPriority w:val="0"/>
    <w:pPr>
      <w:numPr>
        <w:ilvl w:val="1"/>
        <w:numId w:val="1"/>
      </w:numPr>
      <w:spacing w:after="80"/>
      <w:outlineLvl w:val="1"/>
    </w:pPr>
    <w:rPr>
      <w:rFonts w:ascii="Calibri" w:hAnsi="Calibri" w:eastAsia="Calibri" w:cs="Calibri"/>
      <w:b/>
      <w:color w:val="4F81BC"/>
      <w:sz w:val="36"/>
      <w:szCs w:val="36"/>
    </w:rPr>
  </w:style>
  <w:style w:type="paragraph" w:styleId="4">
    <w:name w:val="heading 3"/>
    <w:basedOn w:val="1"/>
    <w:next w:val="1"/>
    <w:uiPriority w:val="0"/>
    <w:pPr>
      <w:numPr>
        <w:ilvl w:val="2"/>
        <w:numId w:val="1"/>
      </w:numPr>
      <w:spacing w:after="80"/>
      <w:outlineLvl w:val="2"/>
    </w:pPr>
    <w:rPr>
      <w:rFonts w:ascii="Calibri" w:hAnsi="Calibri" w:eastAsia="Calibri" w:cs="Calibri"/>
      <w:b/>
      <w:color w:val="4F81BC"/>
      <w:sz w:val="32"/>
      <w:szCs w:val="32"/>
    </w:rPr>
  </w:style>
  <w:style w:type="paragraph" w:styleId="5">
    <w:name w:val="heading 4"/>
    <w:basedOn w:val="1"/>
    <w:next w:val="1"/>
    <w:uiPriority w:val="0"/>
    <w:pPr>
      <w:numPr>
        <w:ilvl w:val="3"/>
        <w:numId w:val="1"/>
      </w:numPr>
      <w:spacing w:after="80"/>
      <w:outlineLvl w:val="3"/>
    </w:pPr>
    <w:rPr>
      <w:rFonts w:ascii="Calibri" w:hAnsi="Calibri" w:eastAsia="Calibri" w:cs="Calibri"/>
      <w:b/>
      <w:color w:val="4F81BC"/>
      <w:sz w:val="28"/>
      <w:szCs w:val="28"/>
    </w:rPr>
  </w:style>
  <w:style w:type="paragraph" w:styleId="6">
    <w:name w:val="heading 5"/>
    <w:basedOn w:val="1"/>
    <w:next w:val="1"/>
    <w:uiPriority w:val="0"/>
    <w:pPr>
      <w:numPr>
        <w:ilvl w:val="4"/>
        <w:numId w:val="1"/>
      </w:numPr>
      <w:spacing w:after="80"/>
      <w:outlineLvl w:val="4"/>
    </w:pPr>
    <w:rPr>
      <w:rFonts w:ascii="Calibri" w:hAnsi="Calibri" w:eastAsia="Calibri" w:cs="Calibri"/>
      <w:b/>
      <w:color w:val="233E5F"/>
    </w:rPr>
  </w:style>
  <w:style w:type="paragraph" w:styleId="7">
    <w:name w:val="heading 6"/>
    <w:basedOn w:val="1"/>
    <w:next w:val="1"/>
    <w:uiPriority w:val="0"/>
    <w:pPr>
      <w:numPr>
        <w:ilvl w:val="5"/>
        <w:numId w:val="1"/>
      </w:numPr>
      <w:spacing w:after="80"/>
      <w:outlineLvl w:val="5"/>
    </w:pPr>
    <w:rPr>
      <w:rFonts w:ascii="Calibri" w:hAnsi="Calibri" w:eastAsia="Calibri" w:cs="Calibri"/>
      <w:b/>
      <w:color w:val="233E5F"/>
    </w:rPr>
  </w:style>
  <w:style w:type="paragraph" w:styleId="8">
    <w:name w:val="heading 7"/>
    <w:basedOn w:val="1"/>
    <w:next w:val="1"/>
    <w:uiPriority w:val="0"/>
    <w:pPr>
      <w:numPr>
        <w:ilvl w:val="6"/>
        <w:numId w:val="1"/>
      </w:numPr>
      <w:spacing w:after="80"/>
      <w:outlineLvl w:val="6"/>
    </w:pPr>
    <w:rPr>
      <w:rFonts w:ascii="Calibri" w:hAnsi="Calibri" w:eastAsia="Calibri" w:cs="Calibri"/>
      <w:b/>
      <w:color w:val="3F3F3F"/>
    </w:rPr>
  </w:style>
  <w:style w:type="paragraph" w:styleId="9">
    <w:name w:val="heading 8"/>
    <w:basedOn w:val="1"/>
    <w:next w:val="1"/>
    <w:uiPriority w:val="0"/>
    <w:pPr>
      <w:numPr>
        <w:ilvl w:val="7"/>
        <w:numId w:val="1"/>
      </w:numPr>
      <w:spacing w:after="80"/>
      <w:outlineLvl w:val="7"/>
    </w:pPr>
    <w:rPr>
      <w:rFonts w:ascii="Calibri" w:hAnsi="Calibri" w:eastAsia="Calibri" w:cs="Calibri"/>
      <w:b/>
      <w:color w:val="3F3F3F"/>
    </w:rPr>
  </w:style>
  <w:style w:type="paragraph" w:styleId="10">
    <w:name w:val="heading 9"/>
    <w:basedOn w:val="1"/>
    <w:next w:val="1"/>
    <w:uiPriority w:val="0"/>
    <w:pPr>
      <w:numPr>
        <w:ilvl w:val="8"/>
        <w:numId w:val="1"/>
      </w:numPr>
      <w:spacing w:after="80"/>
      <w:outlineLvl w:val="8"/>
    </w:pPr>
    <w:rPr>
      <w:rFonts w:ascii="Calibri" w:hAnsi="Calibri" w:eastAsia="Calibri" w:cs="Calibri"/>
      <w:b/>
      <w:color w:val="3F3F3F"/>
    </w:rPr>
  </w:style>
  <w:style w:type="character" w:default="1" w:styleId="26">
    <w:name w:val="Default Paragraph Font"/>
    <w:semiHidden/>
    <w:unhideWhenUsed/>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styleId="11">
    <w:name w:val="toc 7"/>
    <w:basedOn w:val="1"/>
    <w:next w:val="1"/>
    <w:uiPriority w:val="0"/>
    <w:pPr>
      <w:spacing w:before="40" w:after="20"/>
      <w:ind w:right="720"/>
    </w:pPr>
    <w:rPr>
      <w:rFonts w:ascii="Times New Roman" w:hAnsi="Times New Roman" w:eastAsia="Times New Roman" w:cs="Times New Roman"/>
      <w:sz w:val="20"/>
      <w:szCs w:val="20"/>
    </w:rPr>
  </w:style>
  <w:style w:type="paragraph" w:styleId="12">
    <w:name w:val="caption"/>
    <w:basedOn w:val="1"/>
    <w:next w:val="1"/>
    <w:uiPriority w:val="0"/>
    <w:pPr>
      <w:spacing w:before="120" w:after="120"/>
    </w:pPr>
    <w:rPr>
      <w:rFonts w:ascii="Times New Roman" w:hAnsi="Times New Roman" w:eastAsia="Times New Roman" w:cs="Times New Roman"/>
      <w:i/>
    </w:rPr>
  </w:style>
  <w:style w:type="paragraph" w:styleId="13">
    <w:name w:val="toc 5"/>
    <w:basedOn w:val="1"/>
    <w:next w:val="1"/>
    <w:uiPriority w:val="0"/>
    <w:pPr>
      <w:spacing w:before="40" w:after="20"/>
      <w:ind w:right="720"/>
    </w:pPr>
    <w:rPr>
      <w:rFonts w:ascii="Times New Roman" w:hAnsi="Times New Roman" w:eastAsia="Times New Roman" w:cs="Times New Roman"/>
      <w:sz w:val="20"/>
      <w:szCs w:val="20"/>
    </w:rPr>
  </w:style>
  <w:style w:type="paragraph" w:styleId="14">
    <w:name w:val="toc 3"/>
    <w:basedOn w:val="1"/>
    <w:next w:val="1"/>
    <w:uiPriority w:val="0"/>
    <w:pPr>
      <w:spacing w:before="40" w:after="20"/>
      <w:ind w:right="720"/>
    </w:pPr>
    <w:rPr>
      <w:rFonts w:ascii="Times New Roman" w:hAnsi="Times New Roman" w:eastAsia="Times New Roman" w:cs="Times New Roman"/>
      <w:sz w:val="20"/>
      <w:szCs w:val="20"/>
    </w:rPr>
  </w:style>
  <w:style w:type="paragraph" w:styleId="15">
    <w:name w:val="Plain Text"/>
    <w:basedOn w:val="1"/>
    <w:uiPriority w:val="0"/>
    <w:rPr>
      <w:color w:val="000000"/>
      <w:sz w:val="20"/>
      <w:szCs w:val="20"/>
    </w:rPr>
  </w:style>
  <w:style w:type="paragraph" w:styleId="16">
    <w:name w:val="toc 8"/>
    <w:basedOn w:val="1"/>
    <w:next w:val="1"/>
    <w:uiPriority w:val="0"/>
    <w:pPr>
      <w:spacing w:before="40" w:after="20"/>
      <w:ind w:right="720"/>
    </w:pPr>
    <w:rPr>
      <w:rFonts w:ascii="Times New Roman" w:hAnsi="Times New Roman" w:eastAsia="Times New Roman" w:cs="Times New Roman"/>
      <w:sz w:val="20"/>
      <w:szCs w:val="20"/>
    </w:rPr>
  </w:style>
  <w:style w:type="paragraph" w:styleId="17">
    <w:name w:val="footer"/>
    <w:basedOn w:val="1"/>
    <w:next w:val="1"/>
    <w:uiPriority w:val="0"/>
    <w:pPr>
      <w:jc w:val="center"/>
    </w:pPr>
    <w:rPr>
      <w:rFonts w:ascii="Times New Roman" w:hAnsi="Times New Roman" w:eastAsia="Times New Roman" w:cs="Times New Roman"/>
      <w:sz w:val="16"/>
      <w:szCs w:val="16"/>
    </w:rPr>
  </w:style>
  <w:style w:type="paragraph" w:styleId="18">
    <w:name w:val="header"/>
    <w:basedOn w:val="1"/>
    <w:next w:val="1"/>
    <w:uiPriority w:val="0"/>
    <w:rPr>
      <w:rFonts w:ascii="Times New Roman" w:hAnsi="Times New Roman" w:eastAsia="Times New Roman" w:cs="Times New Roman"/>
      <w:sz w:val="16"/>
      <w:szCs w:val="16"/>
    </w:rPr>
  </w:style>
  <w:style w:type="paragraph" w:styleId="19">
    <w:name w:val="toc 1"/>
    <w:basedOn w:val="1"/>
    <w:next w:val="1"/>
    <w:uiPriority w:val="0"/>
    <w:pPr>
      <w:spacing w:before="120" w:after="40"/>
      <w:ind w:right="720"/>
    </w:pPr>
    <w:rPr>
      <w:rFonts w:ascii="Times New Roman" w:hAnsi="Times New Roman" w:eastAsia="Times New Roman" w:cs="Times New Roman"/>
      <w:b/>
      <w:sz w:val="20"/>
      <w:szCs w:val="20"/>
    </w:rPr>
  </w:style>
  <w:style w:type="paragraph" w:styleId="20">
    <w:name w:val="toc 4"/>
    <w:basedOn w:val="1"/>
    <w:next w:val="1"/>
    <w:uiPriority w:val="0"/>
    <w:pPr>
      <w:spacing w:before="40" w:after="20"/>
      <w:ind w:right="720"/>
    </w:pPr>
    <w:rPr>
      <w:rFonts w:ascii="Times New Roman" w:hAnsi="Times New Roman" w:eastAsia="Times New Roman" w:cs="Times New Roman"/>
      <w:sz w:val="20"/>
      <w:szCs w:val="20"/>
    </w:rPr>
  </w:style>
  <w:style w:type="paragraph" w:styleId="21">
    <w:name w:val="List"/>
    <w:basedOn w:val="1"/>
    <w:uiPriority w:val="0"/>
    <w:pPr>
      <w:spacing w:after="120"/>
    </w:pPr>
    <w:rPr>
      <w:rFonts w:ascii="Times New Roman" w:hAnsi="Times New Roman" w:eastAsia="Times New Roman" w:cs="Times New Roman"/>
    </w:rPr>
  </w:style>
  <w:style w:type="paragraph" w:styleId="22">
    <w:name w:val="toc 6"/>
    <w:basedOn w:val="1"/>
    <w:next w:val="1"/>
    <w:uiPriority w:val="0"/>
    <w:pPr>
      <w:spacing w:before="40" w:after="20"/>
      <w:ind w:right="720"/>
    </w:pPr>
    <w:rPr>
      <w:rFonts w:ascii="Times New Roman" w:hAnsi="Times New Roman" w:eastAsia="Times New Roman" w:cs="Times New Roman"/>
      <w:sz w:val="20"/>
      <w:szCs w:val="20"/>
    </w:rPr>
  </w:style>
  <w:style w:type="paragraph" w:styleId="23">
    <w:name w:val="toc 2"/>
    <w:basedOn w:val="1"/>
    <w:next w:val="1"/>
    <w:uiPriority w:val="0"/>
    <w:pPr>
      <w:spacing w:before="40" w:after="20"/>
      <w:ind w:right="720"/>
    </w:pPr>
    <w:rPr>
      <w:rFonts w:ascii="Times New Roman" w:hAnsi="Times New Roman" w:eastAsia="Times New Roman" w:cs="Times New Roman"/>
      <w:sz w:val="20"/>
      <w:szCs w:val="20"/>
    </w:rPr>
  </w:style>
  <w:style w:type="paragraph" w:styleId="24">
    <w:name w:val="toc 9"/>
    <w:basedOn w:val="1"/>
    <w:next w:val="1"/>
    <w:uiPriority w:val="0"/>
    <w:pPr>
      <w:spacing w:before="40" w:after="20"/>
      <w:ind w:right="720"/>
    </w:pPr>
    <w:rPr>
      <w:rFonts w:ascii="Times New Roman" w:hAnsi="Times New Roman" w:eastAsia="Times New Roman" w:cs="Times New Roman"/>
      <w:sz w:val="20"/>
      <w:szCs w:val="20"/>
    </w:rPr>
  </w:style>
  <w:style w:type="character" w:customStyle="1" w:styleId="27">
    <w:name w:val="Italics"/>
    <w:uiPriority w:val="0"/>
    <w:rPr>
      <w:i/>
    </w:rPr>
  </w:style>
  <w:style w:type="character" w:customStyle="1" w:styleId="28">
    <w:name w:val="Bold"/>
    <w:uiPriority w:val="0"/>
    <w:rPr>
      <w:b/>
    </w:rPr>
  </w:style>
  <w:style w:type="character" w:customStyle="1" w:styleId="29">
    <w:name w:val="Bold Italics"/>
    <w:uiPriority w:val="0"/>
    <w:rPr>
      <w:b/>
      <w:i/>
    </w:rPr>
  </w:style>
  <w:style w:type="character" w:customStyle="1" w:styleId="30">
    <w:name w:val="Field Label"/>
    <w:uiPriority w:val="0"/>
    <w:rPr>
      <w:rFonts w:ascii="Times New Roman" w:hAnsi="Times New Roman" w:eastAsia="Times New Roman" w:cs="Times New Roman"/>
    </w:rPr>
  </w:style>
  <w:style w:type="character" w:customStyle="1" w:styleId="31">
    <w:name w:val="SSTemplateField"/>
    <w:uiPriority w:val="0"/>
    <w:rPr>
      <w:rFonts w:ascii="Lucida Sans" w:hAnsi="Lucida Sans" w:eastAsia="Lucida Sans" w:cs="Lucida Sans"/>
      <w:b/>
      <w:color w:val="FFFFFF"/>
      <w:sz w:val="16"/>
      <w:szCs w:val="16"/>
      <w:shd w:val="clear" w:color="auto" w:fill="FF0000"/>
    </w:rPr>
  </w:style>
  <w:style w:type="character" w:customStyle="1" w:styleId="32">
    <w:name w:val="SSBookmark"/>
    <w:uiPriority w:val="0"/>
    <w:rPr>
      <w:rFonts w:ascii="Lucida Sans" w:hAnsi="Lucida Sans" w:eastAsia="Lucida Sans" w:cs="Lucida Sans"/>
      <w:b/>
      <w:color w:val="000000"/>
      <w:sz w:val="16"/>
      <w:szCs w:val="16"/>
      <w:shd w:val="clear" w:color="auto" w:fill="FFFF80"/>
    </w:rPr>
  </w:style>
  <w:style w:type="paragraph" w:customStyle="1" w:styleId="33">
    <w:name w:val="Cover Heading 1"/>
    <w:basedOn w:val="1"/>
    <w:next w:val="1"/>
    <w:uiPriority w:val="0"/>
    <w:pPr>
      <w:jc w:val="right"/>
    </w:pPr>
    <w:rPr>
      <w:rFonts w:ascii="Calibri" w:hAnsi="Calibri" w:eastAsia="Calibri" w:cs="Calibri"/>
      <w:b/>
      <w:sz w:val="72"/>
      <w:szCs w:val="72"/>
    </w:rPr>
  </w:style>
  <w:style w:type="paragraph" w:customStyle="1" w:styleId="34">
    <w:name w:val="Cover Heading 2"/>
    <w:basedOn w:val="1"/>
    <w:next w:val="1"/>
    <w:uiPriority w:val="0"/>
    <w:pPr>
      <w:jc w:val="right"/>
    </w:pPr>
    <w:rPr>
      <w:rFonts w:ascii="Calibri" w:hAnsi="Calibri" w:eastAsia="Calibri" w:cs="Calibri"/>
      <w:color w:val="800000"/>
      <w:sz w:val="60"/>
      <w:szCs w:val="60"/>
    </w:rPr>
  </w:style>
  <w:style w:type="paragraph" w:customStyle="1" w:styleId="35">
    <w:name w:val="Cover Text 1"/>
    <w:basedOn w:val="1"/>
    <w:next w:val="1"/>
    <w:uiPriority w:val="0"/>
    <w:pPr>
      <w:jc w:val="right"/>
    </w:pPr>
    <w:rPr>
      <w:rFonts w:ascii="Liberation Sans Narrow" w:hAnsi="Liberation Sans Narrow" w:eastAsia="Liberation Sans Narrow" w:cs="Liberation Sans Narrow"/>
      <w:sz w:val="28"/>
      <w:szCs w:val="28"/>
    </w:rPr>
  </w:style>
  <w:style w:type="paragraph" w:customStyle="1" w:styleId="36">
    <w:name w:val="Cover Text 2"/>
    <w:basedOn w:val="1"/>
    <w:next w:val="1"/>
    <w:uiPriority w:val="0"/>
    <w:pPr>
      <w:jc w:val="right"/>
    </w:pPr>
    <w:rPr>
      <w:rFonts w:ascii="Liberation Sans Narrow" w:hAnsi="Liberation Sans Narrow" w:eastAsia="Liberation Sans Narrow" w:cs="Liberation Sans Narrow"/>
      <w:color w:val="7F7F7F"/>
      <w:sz w:val="20"/>
      <w:szCs w:val="20"/>
    </w:rPr>
  </w:style>
  <w:style w:type="paragraph" w:customStyle="1" w:styleId="37">
    <w:name w:val="TOC Heading"/>
    <w:basedOn w:val="1"/>
    <w:next w:val="1"/>
    <w:uiPriority w:val="0"/>
    <w:pPr>
      <w:spacing w:before="240" w:after="80"/>
    </w:pPr>
    <w:rPr>
      <w:rFonts w:ascii="Calibri" w:hAnsi="Calibri" w:eastAsia="Calibri" w:cs="Calibri"/>
      <w:b/>
      <w:sz w:val="32"/>
      <w:szCs w:val="32"/>
    </w:rPr>
  </w:style>
  <w:style w:type="paragraph" w:customStyle="1" w:styleId="38">
    <w:name w:val="Properties"/>
    <w:basedOn w:val="1"/>
    <w:next w:val="1"/>
    <w:uiPriority w:val="0"/>
    <w:pPr>
      <w:jc w:val="right"/>
    </w:pPr>
    <w:rPr>
      <w:rFonts w:ascii="Times New Roman" w:hAnsi="Times New Roman" w:eastAsia="Times New Roman" w:cs="Times New Roman"/>
      <w:color w:val="5F5F5F"/>
      <w:sz w:val="20"/>
      <w:szCs w:val="20"/>
    </w:rPr>
  </w:style>
  <w:style w:type="paragraph" w:customStyle="1" w:styleId="39">
    <w:name w:val="Notes"/>
    <w:basedOn w:val="1"/>
    <w:next w:val="1"/>
    <w:uiPriority w:val="0"/>
    <w:rPr>
      <w:rFonts w:ascii="Times New Roman" w:hAnsi="Times New Roman" w:eastAsia="Times New Roman" w:cs="Times New Roman"/>
      <w:sz w:val="20"/>
      <w:szCs w:val="20"/>
    </w:rPr>
  </w:style>
  <w:style w:type="paragraph" w:customStyle="1" w:styleId="40">
    <w:name w:val="Diagram Image"/>
    <w:basedOn w:val="1"/>
    <w:next w:val="1"/>
    <w:uiPriority w:val="0"/>
    <w:pPr>
      <w:jc w:val="center"/>
    </w:pPr>
    <w:rPr>
      <w:rFonts w:ascii="Times New Roman" w:hAnsi="Times New Roman" w:eastAsia="Times New Roman" w:cs="Times New Roman"/>
    </w:rPr>
  </w:style>
  <w:style w:type="paragraph" w:customStyle="1" w:styleId="41">
    <w:name w:val="Diagram Label"/>
    <w:basedOn w:val="1"/>
    <w:next w:val="1"/>
    <w:uiPriority w:val="0"/>
    <w:pPr>
      <w:numPr>
        <w:ilvl w:val="0"/>
        <w:numId w:val="2"/>
      </w:numPr>
      <w:jc w:val="center"/>
    </w:pPr>
    <w:rPr>
      <w:rFonts w:ascii="Times New Roman" w:hAnsi="Times New Roman" w:eastAsia="Times New Roman" w:cs="Times New Roman"/>
      <w:sz w:val="16"/>
      <w:szCs w:val="16"/>
    </w:rPr>
  </w:style>
  <w:style w:type="paragraph" w:customStyle="1" w:styleId="42">
    <w:name w:val="Table Label"/>
    <w:basedOn w:val="1"/>
    <w:next w:val="1"/>
    <w:uiPriority w:val="0"/>
    <w:rPr>
      <w:rFonts w:ascii="Times New Roman" w:hAnsi="Times New Roman" w:eastAsia="Times New Roman" w:cs="Times New Roman"/>
      <w:sz w:val="16"/>
      <w:szCs w:val="16"/>
    </w:rPr>
  </w:style>
  <w:style w:type="paragraph" w:customStyle="1" w:styleId="43">
    <w:name w:val="Table Heading"/>
    <w:basedOn w:val="1"/>
    <w:next w:val="1"/>
    <w:uiPriority w:val="0"/>
    <w:pPr>
      <w:spacing w:before="80" w:after="40"/>
      <w:ind w:left="90" w:right="90"/>
    </w:pPr>
    <w:rPr>
      <w:rFonts w:ascii="Times New Roman" w:hAnsi="Times New Roman" w:eastAsia="Times New Roman" w:cs="Times New Roman"/>
      <w:b/>
      <w:sz w:val="18"/>
      <w:szCs w:val="18"/>
    </w:rPr>
  </w:style>
  <w:style w:type="paragraph" w:customStyle="1" w:styleId="44">
    <w:name w:val="Table Title 0"/>
    <w:basedOn w:val="1"/>
    <w:next w:val="1"/>
    <w:uiPriority w:val="0"/>
    <w:pPr>
      <w:ind w:left="270" w:right="270"/>
    </w:pPr>
    <w:rPr>
      <w:rFonts w:ascii="Times New Roman" w:hAnsi="Times New Roman" w:eastAsia="Times New Roman" w:cs="Times New Roman"/>
      <w:b/>
      <w:sz w:val="22"/>
      <w:szCs w:val="22"/>
    </w:rPr>
  </w:style>
  <w:style w:type="paragraph" w:customStyle="1" w:styleId="45">
    <w:name w:val="Table Title 1"/>
    <w:basedOn w:val="1"/>
    <w:next w:val="1"/>
    <w:uiPriority w:val="0"/>
    <w:pPr>
      <w:spacing w:before="80" w:after="80"/>
      <w:ind w:left="180" w:right="270"/>
    </w:pPr>
    <w:rPr>
      <w:rFonts w:ascii="Times New Roman" w:hAnsi="Times New Roman" w:eastAsia="Times New Roman" w:cs="Times New Roman"/>
      <w:b/>
      <w:sz w:val="18"/>
      <w:szCs w:val="18"/>
      <w:u w:val="single" w:color="000000"/>
    </w:rPr>
  </w:style>
  <w:style w:type="paragraph" w:customStyle="1" w:styleId="46">
    <w:name w:val="Table Title 2"/>
    <w:basedOn w:val="1"/>
    <w:next w:val="1"/>
    <w:uiPriority w:val="0"/>
    <w:pPr>
      <w:spacing w:after="120"/>
      <w:ind w:left="270" w:right="270"/>
    </w:pPr>
    <w:rPr>
      <w:rFonts w:ascii="Times New Roman" w:hAnsi="Times New Roman" w:eastAsia="Times New Roman" w:cs="Times New Roman"/>
      <w:sz w:val="18"/>
      <w:szCs w:val="18"/>
      <w:u w:val="single" w:color="000000"/>
    </w:rPr>
  </w:style>
  <w:style w:type="paragraph" w:customStyle="1" w:styleId="47">
    <w:name w:val="Table Text Normal"/>
    <w:basedOn w:val="1"/>
    <w:next w:val="1"/>
    <w:uiPriority w:val="0"/>
    <w:pPr>
      <w:ind w:left="270" w:right="270"/>
    </w:pPr>
    <w:rPr>
      <w:rFonts w:ascii="Times New Roman" w:hAnsi="Times New Roman" w:eastAsia="Times New Roman" w:cs="Times New Roman"/>
      <w:sz w:val="18"/>
      <w:szCs w:val="18"/>
    </w:rPr>
  </w:style>
  <w:style w:type="paragraph" w:customStyle="1" w:styleId="48">
    <w:name w:val="Table Text Light"/>
    <w:basedOn w:val="1"/>
    <w:next w:val="1"/>
    <w:uiPriority w:val="0"/>
    <w:pPr>
      <w:ind w:left="270" w:right="270"/>
    </w:pPr>
    <w:rPr>
      <w:rFonts w:ascii="Times New Roman" w:hAnsi="Times New Roman" w:eastAsia="Times New Roman" w:cs="Times New Roman"/>
      <w:color w:val="2F2F2F"/>
      <w:sz w:val="18"/>
      <w:szCs w:val="18"/>
    </w:rPr>
  </w:style>
  <w:style w:type="paragraph" w:customStyle="1" w:styleId="49">
    <w:name w:val="Table Text Bold"/>
    <w:basedOn w:val="1"/>
    <w:next w:val="1"/>
    <w:uiPriority w:val="0"/>
    <w:pPr>
      <w:ind w:left="270" w:right="270"/>
    </w:pPr>
    <w:rPr>
      <w:rFonts w:ascii="Times New Roman" w:hAnsi="Times New Roman" w:eastAsia="Times New Roman" w:cs="Times New Roman"/>
      <w:b/>
      <w:sz w:val="18"/>
      <w:szCs w:val="18"/>
    </w:rPr>
  </w:style>
  <w:style w:type="paragraph" w:customStyle="1" w:styleId="50">
    <w:name w:val="Cover Text 3"/>
    <w:basedOn w:val="1"/>
    <w:next w:val="1"/>
    <w:uiPriority w:val="0"/>
    <w:pPr>
      <w:jc w:val="right"/>
    </w:pPr>
    <w:rPr>
      <w:rFonts w:ascii="Calibri" w:hAnsi="Calibri" w:eastAsia="Calibri" w:cs="Calibri"/>
      <w:b/>
      <w:color w:val="004080"/>
      <w:sz w:val="20"/>
      <w:szCs w:val="20"/>
    </w:rPr>
  </w:style>
  <w:style w:type="paragraph" w:customStyle="1" w:styleId="51">
    <w:name w:val="Title Small"/>
    <w:basedOn w:val="1"/>
    <w:next w:val="1"/>
    <w:uiPriority w:val="0"/>
    <w:pPr>
      <w:spacing w:before="60" w:after="60"/>
    </w:pPr>
    <w:rPr>
      <w:rFonts w:ascii="Calibri" w:hAnsi="Calibri" w:eastAsia="Calibri" w:cs="Calibri"/>
      <w:b/>
      <w:i/>
      <w:color w:val="3F3F3F"/>
      <w:sz w:val="20"/>
      <w:szCs w:val="20"/>
    </w:rPr>
  </w:style>
  <w:style w:type="paragraph" w:customStyle="1" w:styleId="52">
    <w:name w:val="Table Text Code"/>
    <w:basedOn w:val="1"/>
    <w:next w:val="1"/>
    <w:uiPriority w:val="0"/>
    <w:pPr>
      <w:ind w:left="90" w:right="90"/>
    </w:pPr>
    <w:rPr>
      <w:rFonts w:ascii="Courier New" w:hAnsi="Courier New" w:eastAsia="Courier New" w:cs="Courier New"/>
      <w:sz w:val="16"/>
      <w:szCs w:val="16"/>
    </w:rPr>
  </w:style>
  <w:style w:type="character" w:customStyle="1" w:styleId="53">
    <w:name w:val="Code"/>
    <w:uiPriority w:val="0"/>
    <w:rPr>
      <w:rFonts w:ascii="Courier New" w:hAnsi="Courier New" w:eastAsia="Courier New" w:cs="Courier New"/>
    </w:rPr>
  </w:style>
  <w:style w:type="paragraph" w:customStyle="1" w:styleId="54">
    <w:name w:val="Items"/>
    <w:basedOn w:val="1"/>
    <w:next w:val="1"/>
    <w:uiPriority w:val="0"/>
    <w:rPr>
      <w:rFonts w:ascii="Times New Roman" w:hAnsi="Times New Roman" w:eastAsia="Times New Roman" w:cs="Times New Roman"/>
      <w:sz w:val="20"/>
      <w:szCs w:val="20"/>
    </w:rPr>
  </w:style>
  <w:style w:type="paragraph" w:customStyle="1" w:styleId="55">
    <w:name w:val="Table Heading Light"/>
    <w:basedOn w:val="1"/>
    <w:next w:val="1"/>
    <w:uiPriority w:val="0"/>
    <w:pPr>
      <w:spacing w:before="80" w:after="40"/>
      <w:ind w:left="90" w:right="90"/>
    </w:pPr>
    <w:rPr>
      <w:rFonts w:ascii="Times New Roman" w:hAnsi="Times New Roman" w:eastAsia="Times New Roman" w:cs="Times New Roman"/>
      <w:b/>
      <w:color w:val="4F4F4F"/>
      <w:sz w:val="18"/>
      <w:szCs w:val="18"/>
    </w:rPr>
  </w:style>
  <w:style w:type="character" w:customStyle="1" w:styleId="56">
    <w:name w:val="Table Field Label"/>
    <w:uiPriority w:val="0"/>
    <w:rPr>
      <w:rFonts w:ascii="Times New Roman" w:hAnsi="Times New Roman" w:eastAsia="Times New Roman" w:cs="Times New Roman"/>
      <w:color w:val="6F6F6F"/>
    </w:rPr>
  </w:style>
  <w:style w:type="character" w:customStyle="1" w:styleId="57">
    <w:name w:val="All Caps"/>
    <w:uiPriority w:val="0"/>
    <w:rPr>
      <w:caps/>
    </w:rPr>
  </w:style>
  <w:style w:type="paragraph" w:customStyle="1" w:styleId="58">
    <w:name w:val="Default Style"/>
    <w:basedOn w:val="1"/>
    <w:next w:val="1"/>
    <w:uiPriority w:val="0"/>
    <w:rPr>
      <w:rFonts w:ascii="Times New Roman" w:hAnsi="Times New Roman" w:eastAsia="Times New Roman" w:cs="Times New Roman"/>
      <w:color w:val="000000"/>
    </w:rPr>
  </w:style>
  <w:style w:type="paragraph" w:customStyle="1" w:styleId="59">
    <w:name w:val="Table Contents"/>
    <w:basedOn w:val="1"/>
    <w:uiPriority w:val="0"/>
  </w:style>
  <w:style w:type="paragraph" w:customStyle="1" w:styleId="60">
    <w:name w:val="Contents 9"/>
    <w:basedOn w:val="1"/>
    <w:uiPriority w:val="0"/>
    <w:pPr>
      <w:spacing w:before="40" w:after="20"/>
      <w:ind w:left="1440" w:right="720"/>
    </w:pPr>
    <w:rPr>
      <w:rFonts w:ascii="Times New Roman" w:hAnsi="Times New Roman" w:eastAsia="Times New Roman" w:cs="Times New Roman"/>
      <w:color w:val="000000"/>
      <w:sz w:val="20"/>
      <w:szCs w:val="20"/>
    </w:rPr>
  </w:style>
  <w:style w:type="paragraph" w:customStyle="1" w:styleId="61">
    <w:name w:val="Contents 8"/>
    <w:basedOn w:val="1"/>
    <w:uiPriority w:val="0"/>
    <w:pPr>
      <w:spacing w:before="40" w:after="20"/>
      <w:ind w:left="1260" w:right="720"/>
    </w:pPr>
    <w:rPr>
      <w:rFonts w:ascii="Times New Roman" w:hAnsi="Times New Roman" w:eastAsia="Times New Roman" w:cs="Times New Roman"/>
      <w:color w:val="000000"/>
      <w:sz w:val="20"/>
      <w:szCs w:val="20"/>
    </w:rPr>
  </w:style>
  <w:style w:type="paragraph" w:customStyle="1" w:styleId="62">
    <w:name w:val="Contents 7"/>
    <w:basedOn w:val="1"/>
    <w:uiPriority w:val="0"/>
    <w:pPr>
      <w:spacing w:before="40" w:after="20"/>
      <w:ind w:left="1080" w:right="720"/>
    </w:pPr>
    <w:rPr>
      <w:rFonts w:ascii="Times New Roman" w:hAnsi="Times New Roman" w:eastAsia="Times New Roman" w:cs="Times New Roman"/>
      <w:color w:val="000000"/>
      <w:sz w:val="20"/>
      <w:szCs w:val="20"/>
    </w:rPr>
  </w:style>
  <w:style w:type="paragraph" w:customStyle="1" w:styleId="63">
    <w:name w:val="Contents 6"/>
    <w:basedOn w:val="1"/>
    <w:uiPriority w:val="0"/>
    <w:pPr>
      <w:spacing w:before="40" w:after="20"/>
      <w:ind w:left="900" w:right="720"/>
    </w:pPr>
    <w:rPr>
      <w:rFonts w:ascii="Times New Roman" w:hAnsi="Times New Roman" w:eastAsia="Times New Roman" w:cs="Times New Roman"/>
      <w:color w:val="000000"/>
      <w:sz w:val="20"/>
      <w:szCs w:val="20"/>
    </w:rPr>
  </w:style>
  <w:style w:type="paragraph" w:customStyle="1" w:styleId="64">
    <w:name w:val="Contents 5"/>
    <w:basedOn w:val="1"/>
    <w:uiPriority w:val="0"/>
    <w:pPr>
      <w:spacing w:before="40" w:after="20"/>
      <w:ind w:left="720" w:right="720"/>
    </w:pPr>
    <w:rPr>
      <w:rFonts w:ascii="Times New Roman" w:hAnsi="Times New Roman" w:eastAsia="Times New Roman" w:cs="Times New Roman"/>
      <w:color w:val="000000"/>
      <w:sz w:val="20"/>
      <w:szCs w:val="20"/>
    </w:rPr>
  </w:style>
  <w:style w:type="paragraph" w:customStyle="1" w:styleId="65">
    <w:name w:val="Contents 4"/>
    <w:basedOn w:val="1"/>
    <w:uiPriority w:val="0"/>
    <w:pPr>
      <w:spacing w:before="40" w:after="20"/>
      <w:ind w:left="540" w:right="720"/>
    </w:pPr>
    <w:rPr>
      <w:rFonts w:ascii="Times New Roman" w:hAnsi="Times New Roman" w:eastAsia="Times New Roman" w:cs="Times New Roman"/>
      <w:color w:val="000000"/>
      <w:sz w:val="20"/>
      <w:szCs w:val="20"/>
    </w:rPr>
  </w:style>
  <w:style w:type="paragraph" w:customStyle="1" w:styleId="66">
    <w:name w:val="Contents 3"/>
    <w:basedOn w:val="1"/>
    <w:uiPriority w:val="0"/>
    <w:pPr>
      <w:spacing w:before="40" w:after="20"/>
      <w:ind w:left="360" w:right="720"/>
    </w:pPr>
    <w:rPr>
      <w:rFonts w:ascii="Times New Roman" w:hAnsi="Times New Roman" w:eastAsia="Times New Roman" w:cs="Times New Roman"/>
      <w:color w:val="000000"/>
      <w:sz w:val="20"/>
      <w:szCs w:val="20"/>
    </w:rPr>
  </w:style>
  <w:style w:type="paragraph" w:customStyle="1" w:styleId="67">
    <w:name w:val="Contents 2"/>
    <w:basedOn w:val="1"/>
    <w:uiPriority w:val="0"/>
    <w:pPr>
      <w:spacing w:before="40" w:after="20"/>
      <w:ind w:left="180" w:right="720"/>
    </w:pPr>
    <w:rPr>
      <w:rFonts w:ascii="Times New Roman" w:hAnsi="Times New Roman" w:eastAsia="Times New Roman" w:cs="Times New Roman"/>
      <w:color w:val="000000"/>
      <w:sz w:val="20"/>
      <w:szCs w:val="20"/>
    </w:rPr>
  </w:style>
  <w:style w:type="paragraph" w:customStyle="1" w:styleId="68">
    <w:name w:val="Contents 1"/>
    <w:basedOn w:val="1"/>
    <w:uiPriority w:val="0"/>
    <w:pPr>
      <w:spacing w:before="120" w:after="40"/>
      <w:ind w:right="720"/>
    </w:pPr>
    <w:rPr>
      <w:rFonts w:ascii="Times New Roman" w:hAnsi="Times New Roman" w:eastAsia="Times New Roman" w:cs="Times New Roman"/>
      <w:b/>
      <w:color w:val="000000"/>
      <w:sz w:val="20"/>
      <w:szCs w:val="20"/>
    </w:rPr>
  </w:style>
  <w:style w:type="paragraph" w:customStyle="1" w:styleId="69">
    <w:name w:val="Contents Heading"/>
    <w:basedOn w:val="1"/>
    <w:uiPriority w:val="0"/>
    <w:pPr>
      <w:keepNext/>
      <w:spacing w:before="240" w:after="80"/>
    </w:pPr>
    <w:rPr>
      <w:rFonts w:ascii="Calibri" w:hAnsi="Calibri" w:eastAsia="Calibri" w:cs="Calibri"/>
      <w:b/>
      <w:color w:val="000000"/>
      <w:sz w:val="32"/>
      <w:szCs w:val="32"/>
    </w:rPr>
  </w:style>
  <w:style w:type="paragraph" w:customStyle="1" w:styleId="70">
    <w:name w:val="Index"/>
    <w:basedOn w:val="1"/>
    <w:uiPriority w:val="0"/>
    <w:rPr>
      <w:rFonts w:ascii="Times New Roman" w:hAnsi="Times New Roman" w:eastAsia="Times New Roman" w:cs="Times New Roman"/>
    </w:rPr>
  </w:style>
  <w:style w:type="paragraph" w:customStyle="1" w:styleId="71">
    <w:name w:val="Text Body"/>
    <w:basedOn w:val="1"/>
    <w:uiPriority w:val="0"/>
    <w:pPr>
      <w:spacing w:after="120"/>
    </w:pPr>
  </w:style>
  <w:style w:type="paragraph" w:customStyle="1" w:styleId="72">
    <w:name w:val="Heading"/>
    <w:basedOn w:val="1"/>
    <w:next w:val="71"/>
    <w:uiPriority w:val="0"/>
    <w:pPr>
      <w:keepNext/>
      <w:spacing w:before="240" w:after="120"/>
    </w:pPr>
    <w:rPr>
      <w:sz w:val="28"/>
      <w:szCs w:val="28"/>
    </w:rPr>
  </w:style>
  <w:style w:type="paragraph" w:styleId="73">
    <w:name w:val="List Paragraph"/>
    <w:basedOn w:val="1"/>
    <w:uiPriority w:val="0"/>
    <w:pPr>
      <w:ind w:firstLine="420"/>
      <w:jc w:val="both"/>
    </w:pPr>
    <w:rPr>
      <w:rFonts w:ascii="µÈÏß" w:hAnsi="µÈÏß" w:eastAsia="µÈÏß" w:cs="µÈÏß"/>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png"/><Relationship Id="rId6" Type="http://schemas.openxmlformats.org/officeDocument/2006/relationships/image" Target="media/image1.png"/><Relationship Id="rId59" Type="http://schemas.microsoft.com/office/2011/relationships/people" Target="people.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4.emf"/><Relationship Id="rId54" Type="http://schemas.openxmlformats.org/officeDocument/2006/relationships/oleObject" Target="embeddings/oleObject6.bin"/><Relationship Id="rId53" Type="http://schemas.openxmlformats.org/officeDocument/2006/relationships/image" Target="media/image43.emf"/><Relationship Id="rId52" Type="http://schemas.openxmlformats.org/officeDocument/2006/relationships/oleObject" Target="embeddings/oleObject5.bin"/><Relationship Id="rId51" Type="http://schemas.openxmlformats.org/officeDocument/2006/relationships/image" Target="media/image42.emf"/><Relationship Id="rId50" Type="http://schemas.openxmlformats.org/officeDocument/2006/relationships/oleObject" Target="embeddings/oleObject4.bin"/><Relationship Id="rId5" Type="http://schemas.openxmlformats.org/officeDocument/2006/relationships/theme" Target="theme/theme1.xml"/><Relationship Id="rId49" Type="http://schemas.openxmlformats.org/officeDocument/2006/relationships/image" Target="media/image41.emf"/><Relationship Id="rId48" Type="http://schemas.openxmlformats.org/officeDocument/2006/relationships/oleObject" Target="embeddings/oleObject3.bin"/><Relationship Id="rId47" Type="http://schemas.openxmlformats.org/officeDocument/2006/relationships/image" Target="media/image40.emf"/><Relationship Id="rId46" Type="http://schemas.openxmlformats.org/officeDocument/2006/relationships/oleObject" Target="embeddings/oleObject2.bin"/><Relationship Id="rId45" Type="http://schemas.openxmlformats.org/officeDocument/2006/relationships/image" Target="media/image39.emf"/><Relationship Id="rId44" Type="http://schemas.openxmlformats.org/officeDocument/2006/relationships/image" Target="media/image38.emf"/><Relationship Id="rId43" Type="http://schemas.openxmlformats.org/officeDocument/2006/relationships/image" Target="media/image37.emf"/><Relationship Id="rId42" Type="http://schemas.openxmlformats.org/officeDocument/2006/relationships/image" Target="media/image36.emf"/><Relationship Id="rId41" Type="http://schemas.openxmlformats.org/officeDocument/2006/relationships/image" Target="media/image35.emf"/><Relationship Id="rId40" Type="http://schemas.openxmlformats.org/officeDocument/2006/relationships/image" Target="media/image34.emf"/><Relationship Id="rId4" Type="http://schemas.openxmlformats.org/officeDocument/2006/relationships/footer" Target="footer1.xml"/><Relationship Id="rId39" Type="http://schemas.openxmlformats.org/officeDocument/2006/relationships/image" Target="media/image33.emf"/><Relationship Id="rId38" Type="http://schemas.openxmlformats.org/officeDocument/2006/relationships/image" Target="media/image32.emf"/><Relationship Id="rId37" Type="http://schemas.openxmlformats.org/officeDocument/2006/relationships/image" Target="media/image31.emf"/><Relationship Id="rId36" Type="http://schemas.openxmlformats.org/officeDocument/2006/relationships/image" Target="media/image30.emf"/><Relationship Id="rId35" Type="http://schemas.openxmlformats.org/officeDocument/2006/relationships/image" Target="media/image29.emf"/><Relationship Id="rId34" Type="http://schemas.openxmlformats.org/officeDocument/2006/relationships/image" Target="media/image28.emf"/><Relationship Id="rId33" Type="http://schemas.openxmlformats.org/officeDocument/2006/relationships/image" Target="media/image27.emf"/><Relationship Id="rId32" Type="http://schemas.openxmlformats.org/officeDocument/2006/relationships/image" Target="media/image26.emf"/><Relationship Id="rId31" Type="http://schemas.openxmlformats.org/officeDocument/2006/relationships/image" Target="media/image25.emf"/><Relationship Id="rId30" Type="http://schemas.openxmlformats.org/officeDocument/2006/relationships/image" Target="media/image24.emf"/><Relationship Id="rId3" Type="http://schemas.openxmlformats.org/officeDocument/2006/relationships/header" Target="header1.xml"/><Relationship Id="rId29" Type="http://schemas.openxmlformats.org/officeDocument/2006/relationships/image" Target="media/image23.emf"/><Relationship Id="rId28" Type="http://schemas.openxmlformats.org/officeDocument/2006/relationships/image" Target="media/image22.emf"/><Relationship Id="rId27" Type="http://schemas.openxmlformats.org/officeDocument/2006/relationships/image" Target="media/image21.emf"/><Relationship Id="rId26" Type="http://schemas.openxmlformats.org/officeDocument/2006/relationships/image" Target="media/image20.emf"/><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emf"/><Relationship Id="rId22" Type="http://schemas.openxmlformats.org/officeDocument/2006/relationships/image" Target="media/image16.emf"/><Relationship Id="rId21" Type="http://schemas.openxmlformats.org/officeDocument/2006/relationships/image" Target="media/image15.emf"/><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image" Target="media/image12.emf"/><Relationship Id="rId17" Type="http://schemas.openxmlformats.org/officeDocument/2006/relationships/image" Target="media/image11.emf"/><Relationship Id="rId16" Type="http://schemas.openxmlformats.org/officeDocument/2006/relationships/image" Target="media/image10.emf"/><Relationship Id="rId15" Type="http://schemas.openxmlformats.org/officeDocument/2006/relationships/oleObject" Target="embeddings/oleObject1.bin"/><Relationship Id="rId14" Type="http://schemas.openxmlformats.org/officeDocument/2006/relationships/image" Target="media/image9.emf"/><Relationship Id="rId13" Type="http://schemas.openxmlformats.org/officeDocument/2006/relationships/image" Target="media/image8.emf"/><Relationship Id="rId12" Type="http://schemas.openxmlformats.org/officeDocument/2006/relationships/image" Target="media/image7.emf"/><Relationship Id="rId11" Type="http://schemas.openxmlformats.org/officeDocument/2006/relationships/image" Target="media/image6.emf"/><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76</Pages>
  <Words>5671</Words>
  <Characters>32329</Characters>
  <Lines>269</Lines>
  <Paragraphs>75</Paragraphs>
  <TotalTime>1</TotalTime>
  <ScaleCrop>false</ScaleCrop>
  <LinksUpToDate>false</LinksUpToDate>
  <CharactersWithSpaces>37925</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2019-09-29T11:37:00Z</dcterms:created>
  <dc:creator>admin</dc:creator>
  <cp:lastModifiedBy>admin</cp:lastModifiedBy>
  <dcterms:modified xsi:type="dcterms:W3CDTF">2019-10-17T02:07:54Z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